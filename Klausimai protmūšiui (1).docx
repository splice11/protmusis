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xmlns:woe="http://schemas.microsoft.com/office/word/2020/oembed" mc:Ignorable="w14 w15 w16se w16cid w16 w16cex w16sdtdh w16sdtfl w16du wp14">
  <w:body>
    <w:p w:rsidR="7B6F8900" w:rsidP="7B6F8900" w:rsidRDefault="7B6F8900" w14:paraId="7174C242" w14:textId="296ED57B">
      <w:pPr>
        <w:rPr>
          <w:rFonts w:ascii="Aptos" w:hAnsi="Aptos" w:eastAsia="Aptos" w:cs="Aptos"/>
          <w:color w:val="000000" w:themeColor="text1"/>
        </w:rPr>
      </w:pPr>
    </w:p>
    <w:p w:rsidR="7B6F8900" w:rsidP="76BB527D" w:rsidRDefault="27CD5701" w14:paraId="4B319FCD" w14:textId="77E58C49">
      <w:pPr>
        <w:rPr>
          <w:rFonts w:ascii="Aptos" w:hAnsi="Aptos" w:eastAsia="Aptos" w:cs="Aptos"/>
          <w:b/>
          <w:bCs/>
        </w:rPr>
      </w:pPr>
      <w:r w:rsidRPr="76BB527D">
        <w:rPr>
          <w:rFonts w:ascii="Aptos" w:hAnsi="Aptos" w:eastAsia="Aptos" w:cs="Aptos"/>
          <w:b/>
          <w:bCs/>
        </w:rPr>
        <w:t xml:space="preserve">ROUND </w:t>
      </w:r>
      <w:r w:rsidRPr="76BB527D" w:rsidR="54A8BCFD">
        <w:rPr>
          <w:rFonts w:ascii="Aptos" w:hAnsi="Aptos" w:eastAsia="Aptos" w:cs="Aptos"/>
          <w:b/>
          <w:bCs/>
        </w:rPr>
        <w:t>1</w:t>
      </w:r>
      <w:r w:rsidRPr="76BB527D">
        <w:rPr>
          <w:rFonts w:ascii="Aptos" w:hAnsi="Aptos" w:eastAsia="Aptos" w:cs="Aptos"/>
          <w:b/>
          <w:bCs/>
        </w:rPr>
        <w:t xml:space="preserve"> — MULTIPLE CHOICE / EUROPE &amp; FUN FACTS</w:t>
      </w:r>
    </w:p>
    <w:p w:rsidR="7B6F8900" w:rsidP="6D6138DA" w:rsidRDefault="27CD5701" w14:paraId="752D1C43" w14:textId="16F15CDA">
      <w:pPr>
        <w:rPr>
          <w:rFonts w:ascii="Aptos" w:hAnsi="Aptos" w:eastAsia="Aptos" w:cs="Aptos"/>
        </w:rPr>
      </w:pPr>
      <w:r w:rsidRPr="6D6138DA">
        <w:rPr>
          <w:rFonts w:ascii="Aptos" w:hAnsi="Aptos" w:eastAsia="Aptos" w:cs="Aptos"/>
        </w:rPr>
        <w:t>1.</w:t>
      </w:r>
    </w:p>
    <w:p w:rsidRPr="002A14AC" w:rsidR="7B6F8900" w:rsidP="6D6138DA" w:rsidRDefault="27CD5701" w14:paraId="6AC3EB63" w14:textId="31860962">
      <w:pPr>
        <w:rPr>
          <w:rFonts w:ascii="Aptos" w:hAnsi="Aptos" w:eastAsia="Aptos" w:cs="Aptos"/>
          <w:b/>
          <w:bCs/>
        </w:rPr>
      </w:pPr>
      <w:r w:rsidRPr="002A14AC">
        <w:rPr>
          <w:rFonts w:ascii="Aptos" w:hAnsi="Aptos" w:eastAsia="Aptos" w:cs="Aptos"/>
          <w:b/>
          <w:bCs/>
        </w:rPr>
        <w:t>Which European island changes sovereignty every six months?</w:t>
      </w:r>
    </w:p>
    <w:p w:rsidR="7B6F8900" w:rsidP="6D6138DA" w:rsidRDefault="27CD5701" w14:paraId="17BE982F" w14:textId="4C619569">
      <w:pPr>
        <w:rPr>
          <w:rFonts w:ascii="Aptos" w:hAnsi="Aptos" w:eastAsia="Aptos" w:cs="Aptos"/>
        </w:rPr>
      </w:pPr>
      <w:r w:rsidRPr="6D6138DA">
        <w:rPr>
          <w:rFonts w:ascii="Aptos" w:hAnsi="Aptos" w:eastAsia="Aptos" w:cs="Aptos"/>
        </w:rPr>
        <w:t>A) Heligoland</w:t>
      </w:r>
      <w:r w:rsidR="7B6F8900">
        <w:br/>
      </w:r>
      <w:r w:rsidRPr="6D6138DA">
        <w:rPr>
          <w:rFonts w:ascii="Aptos" w:hAnsi="Aptos" w:eastAsia="Aptos" w:cs="Aptos"/>
        </w:rPr>
        <w:t xml:space="preserve"> B) Pheasant Island</w:t>
      </w:r>
      <w:r w:rsidR="7B6F8900">
        <w:br/>
      </w:r>
      <w:r w:rsidRPr="6D6138DA">
        <w:rPr>
          <w:rFonts w:ascii="Aptos" w:hAnsi="Aptos" w:eastAsia="Aptos" w:cs="Aptos"/>
        </w:rPr>
        <w:t xml:space="preserve"> C) Jersey</w:t>
      </w:r>
      <w:r w:rsidR="7B6F8900">
        <w:br/>
      </w:r>
      <w:r w:rsidRPr="6D6138DA">
        <w:rPr>
          <w:rFonts w:ascii="Aptos" w:hAnsi="Aptos" w:eastAsia="Aptos" w:cs="Aptos"/>
        </w:rPr>
        <w:t xml:space="preserve"> D) Bornholm</w:t>
      </w:r>
    </w:p>
    <w:p w:rsidR="7B6F8900" w:rsidP="6D6138DA" w:rsidRDefault="27CD5701" w14:paraId="2947BE8D" w14:textId="62C4182C">
      <w:pPr>
        <w:rPr>
          <w:rFonts w:ascii="Aptos" w:hAnsi="Aptos" w:eastAsia="Aptos" w:cs="Aptos"/>
        </w:rPr>
      </w:pPr>
      <w:r w:rsidRPr="6D6138DA">
        <w:rPr>
          <w:rFonts w:ascii="Aptos" w:hAnsi="Aptos" w:eastAsia="Aptos" w:cs="Aptos"/>
          <w:b/>
          <w:bCs/>
        </w:rPr>
        <w:t>Answer:</w:t>
      </w:r>
      <w:r w:rsidRPr="6D6138DA">
        <w:rPr>
          <w:rFonts w:ascii="Aptos" w:hAnsi="Aptos" w:eastAsia="Aptos" w:cs="Aptos"/>
        </w:rPr>
        <w:t xml:space="preserve"> Pheasant Island</w:t>
      </w:r>
    </w:p>
    <w:p w:rsidR="7B6F8900" w:rsidP="6D6138DA" w:rsidRDefault="27CD5701" w14:paraId="49DC3C5B" w14:textId="1EC2BCB7">
      <w:pPr>
        <w:rPr>
          <w:rFonts w:ascii="Aptos" w:hAnsi="Aptos" w:eastAsia="Aptos" w:cs="Aptos"/>
        </w:rPr>
      </w:pPr>
      <w:r w:rsidRPr="6D6138DA">
        <w:rPr>
          <w:rFonts w:ascii="Aptos" w:hAnsi="Aptos" w:eastAsia="Aptos" w:cs="Aptos"/>
        </w:rPr>
        <w:t>2.</w:t>
      </w:r>
    </w:p>
    <w:p w:rsidRPr="002A14AC" w:rsidR="7B6F8900" w:rsidP="6D6138DA" w:rsidRDefault="27CD5701" w14:paraId="0B630DE6" w14:textId="67E9FEF8">
      <w:pPr>
        <w:rPr>
          <w:rFonts w:ascii="Aptos" w:hAnsi="Aptos" w:eastAsia="Aptos" w:cs="Aptos"/>
          <w:b/>
          <w:bCs/>
        </w:rPr>
      </w:pPr>
      <w:r w:rsidRPr="002A14AC">
        <w:rPr>
          <w:rFonts w:ascii="Aptos" w:hAnsi="Aptos" w:eastAsia="Aptos" w:cs="Aptos"/>
          <w:b/>
          <w:bCs/>
        </w:rPr>
        <w:t>Which EU symbol was publicly unveiled</w:t>
      </w:r>
      <w:ins w:author="Kristina Simonaitytė" w:date="2026-06-14T10:39:00Z" w16du:dateUtc="2026-06-14T10:39:42Z" w:id="0">
        <w:r w:rsidRPr="002A14AC" w:rsidR="52E4029F">
          <w:rPr>
            <w:rFonts w:ascii="Aptos" w:hAnsi="Aptos" w:eastAsia="Aptos" w:cs="Aptos"/>
            <w:b/>
            <w:bCs/>
          </w:rPr>
          <w:t xml:space="preserve"> in 1955</w:t>
        </w:r>
      </w:ins>
      <w:ins w:author="Kristina Simonaitytė" w:date="2026-06-14T10:40:00Z" w16du:dateUtc="2026-06-14T10:40:21Z" w:id="1">
        <w:r w:rsidRPr="002A14AC" w:rsidR="52E4029F">
          <w:rPr>
            <w:rFonts w:ascii="Aptos" w:hAnsi="Aptos" w:eastAsia="Aptos" w:cs="Aptos"/>
            <w:b/>
            <w:bCs/>
          </w:rPr>
          <w:t xml:space="preserve"> and last year celebrated 70 years</w:t>
        </w:r>
      </w:ins>
      <w:ins w:author="Kristina Simonaitytė" w:date="2026-06-14T10:39:00Z" w16du:dateUtc="2026-06-14T10:39:42Z" w:id="2">
        <w:r w:rsidRPr="002A14AC" w:rsidR="52E4029F">
          <w:rPr>
            <w:rFonts w:ascii="Aptos" w:hAnsi="Aptos" w:eastAsia="Aptos" w:cs="Aptos"/>
            <w:b/>
            <w:bCs/>
          </w:rPr>
          <w:t>?</w:t>
        </w:r>
      </w:ins>
      <w:r w:rsidRPr="002A14AC">
        <w:rPr>
          <w:rFonts w:ascii="Aptos" w:hAnsi="Aptos" w:eastAsia="Aptos" w:cs="Aptos"/>
          <w:b/>
          <w:bCs/>
        </w:rPr>
        <w:t xml:space="preserve"> </w:t>
      </w:r>
      <w:commentRangeStart w:id="3"/>
      <w:del w:author="Kristina Simonaitytė" w:date="2026-06-14T10:39:00Z" w16du:dateUtc="2026-06-14T10:39:55Z" w:id="4">
        <w:r w:rsidRPr="002A14AC" w:rsidDel="27CD5701" w:rsidR="7B6F8900">
          <w:rPr>
            <w:rFonts w:ascii="Aptos" w:hAnsi="Aptos" w:eastAsia="Aptos" w:cs="Aptos"/>
            <w:b/>
            <w:bCs/>
            <w:highlight w:val="yellow"/>
          </w:rPr>
          <w:delText>about 40 years ago?</w:delText>
        </w:r>
      </w:del>
      <w:commentRangeEnd w:id="3"/>
      <w:r w:rsidRPr="002A14AC" w:rsidR="7B6F8900">
        <w:rPr>
          <w:rStyle w:val="CommentReference"/>
          <w:rFonts w:ascii="Aptos" w:hAnsi="Aptos" w:eastAsia="Aptos" w:cs="Aptos"/>
          <w:b/>
          <w:bCs/>
          <w:sz w:val="24"/>
          <w:szCs w:val="24"/>
        </w:rPr>
        <w:commentReference w:id="3"/>
      </w:r>
    </w:p>
    <w:p w:rsidR="7B6F8900" w:rsidP="6D6138DA" w:rsidRDefault="27CD5701" w14:paraId="39AE55FF" w14:textId="5E03FBDA">
      <w:pPr>
        <w:rPr>
          <w:rFonts w:ascii="Aptos" w:hAnsi="Aptos" w:eastAsia="Aptos" w:cs="Aptos"/>
        </w:rPr>
      </w:pPr>
      <w:r w:rsidRPr="76BB527D">
        <w:rPr>
          <w:rFonts w:ascii="Aptos" w:hAnsi="Aptos" w:eastAsia="Aptos" w:cs="Aptos"/>
        </w:rPr>
        <w:t>A) Euro coins</w:t>
      </w:r>
      <w:r w:rsidR="7B6F8900">
        <w:br/>
      </w:r>
      <w:r w:rsidRPr="76BB527D">
        <w:rPr>
          <w:rFonts w:ascii="Aptos" w:hAnsi="Aptos" w:eastAsia="Aptos" w:cs="Aptos"/>
        </w:rPr>
        <w:t xml:space="preserve"> B) European flag</w:t>
      </w:r>
      <w:r w:rsidR="7B6F8900">
        <w:br/>
      </w:r>
      <w:r w:rsidRPr="76BB527D">
        <w:rPr>
          <w:rFonts w:ascii="Aptos" w:hAnsi="Aptos" w:eastAsia="Aptos" w:cs="Aptos"/>
        </w:rPr>
        <w:t xml:space="preserve"> C) European anthem</w:t>
      </w:r>
      <w:r w:rsidR="7B6F8900">
        <w:br/>
      </w:r>
      <w:r w:rsidRPr="76BB527D">
        <w:rPr>
          <w:rFonts w:ascii="Aptos" w:hAnsi="Aptos" w:eastAsia="Aptos" w:cs="Aptos"/>
        </w:rPr>
        <w:t xml:space="preserve"> D) Schengen passport</w:t>
      </w:r>
    </w:p>
    <w:p w:rsidR="7B6F8900" w:rsidP="6D6138DA" w:rsidRDefault="27CD5701" w14:paraId="266F36B4" w14:textId="0E93A9B6">
      <w:r w:rsidRPr="6D6138DA">
        <w:rPr>
          <w:rFonts w:ascii="Aptos" w:hAnsi="Aptos" w:eastAsia="Aptos" w:cs="Aptos"/>
          <w:b/>
          <w:bCs/>
        </w:rPr>
        <w:t>Answer:</w:t>
      </w:r>
      <w:r w:rsidRPr="6D6138DA">
        <w:rPr>
          <w:rFonts w:ascii="Aptos" w:hAnsi="Aptos" w:eastAsia="Aptos" w:cs="Aptos"/>
        </w:rPr>
        <w:t xml:space="preserve"> European flag</w:t>
      </w:r>
    </w:p>
    <w:p w:rsidR="7B6F8900" w:rsidP="6D6138DA" w:rsidRDefault="27CD5701" w14:paraId="56E9AD93" w14:textId="40B97825">
      <w:r w:rsidRPr="6D6138DA">
        <w:rPr>
          <w:rFonts w:ascii="Aptos" w:hAnsi="Aptos" w:eastAsia="Aptos" w:cs="Aptos"/>
        </w:rPr>
        <w:t>3.</w:t>
      </w:r>
    </w:p>
    <w:p w:rsidR="7B6F8900" w:rsidP="6D6138DA" w:rsidRDefault="27CD5701" w14:paraId="435189A1" w14:textId="457E92EA">
      <w:pPr>
        <w:rPr>
          <w:rFonts w:ascii="Aptos" w:hAnsi="Aptos" w:eastAsia="Aptos" w:cs="Aptos"/>
          <w:b/>
          <w:bCs/>
          <w:color w:val="000000" w:themeColor="text1"/>
        </w:rPr>
      </w:pPr>
      <w:r w:rsidRPr="6D6138DA">
        <w:rPr>
          <w:rFonts w:ascii="Aptos" w:hAnsi="Aptos" w:eastAsia="Aptos" w:cs="Aptos"/>
          <w:b/>
          <w:bCs/>
          <w:color w:val="000000" w:themeColor="text1"/>
        </w:rPr>
        <w:t>What major international award did the European Union receive in 2012?</w:t>
      </w:r>
    </w:p>
    <w:p w:rsidR="7B6F8900" w:rsidP="7B6F8900" w:rsidRDefault="27CD5701" w14:paraId="52F7B4DE" w14:textId="53098ACC">
      <w:r w:rsidRPr="6D6138DA">
        <w:rPr>
          <w:rFonts w:ascii="Aptos" w:hAnsi="Aptos" w:eastAsia="Aptos" w:cs="Aptos"/>
          <w:color w:val="000000" w:themeColor="text1"/>
        </w:rPr>
        <w:t>A) Sakharov Prize</w:t>
      </w:r>
      <w:r w:rsidR="7B6F8900">
        <w:br/>
      </w:r>
      <w:r w:rsidRPr="6D6138DA">
        <w:rPr>
          <w:rFonts w:ascii="Aptos" w:hAnsi="Aptos" w:eastAsia="Aptos" w:cs="Aptos"/>
          <w:color w:val="000000" w:themeColor="text1"/>
        </w:rPr>
        <w:t xml:space="preserve"> B) Nobel Peace Prize</w:t>
      </w:r>
      <w:r w:rsidR="7B6F8900">
        <w:br/>
      </w:r>
      <w:r w:rsidRPr="6D6138DA">
        <w:rPr>
          <w:rFonts w:ascii="Aptos" w:hAnsi="Aptos" w:eastAsia="Aptos" w:cs="Aptos"/>
          <w:color w:val="000000" w:themeColor="text1"/>
        </w:rPr>
        <w:t xml:space="preserve"> C) Charlemagne Prize</w:t>
      </w:r>
      <w:r w:rsidR="7B6F8900">
        <w:br/>
      </w:r>
      <w:r w:rsidRPr="6D6138DA">
        <w:rPr>
          <w:rFonts w:ascii="Aptos" w:hAnsi="Aptos" w:eastAsia="Aptos" w:cs="Aptos"/>
          <w:color w:val="000000" w:themeColor="text1"/>
        </w:rPr>
        <w:t xml:space="preserve"> D) Right Livelihood Award</w:t>
      </w:r>
    </w:p>
    <w:p w:rsidR="7B6F8900" w:rsidP="7B6F8900" w:rsidRDefault="27CD5701" w14:paraId="37F1C5F5" w14:textId="231043E8">
      <w:r w:rsidRPr="6D6138DA">
        <w:rPr>
          <w:rFonts w:ascii="Aptos" w:hAnsi="Aptos" w:eastAsia="Aptos" w:cs="Aptos"/>
          <w:b/>
          <w:bCs/>
          <w:color w:val="000000" w:themeColor="text1"/>
        </w:rPr>
        <w:t xml:space="preserve">Answer: </w:t>
      </w:r>
      <w:r w:rsidRPr="6D6138DA">
        <w:rPr>
          <w:rFonts w:ascii="Aptos" w:hAnsi="Aptos" w:eastAsia="Aptos" w:cs="Aptos"/>
          <w:color w:val="000000" w:themeColor="text1"/>
        </w:rPr>
        <w:t>Nobel Peace Prize</w:t>
      </w:r>
    </w:p>
    <w:p w:rsidR="7B6F8900" w:rsidP="7B6F8900" w:rsidRDefault="27CD5701" w14:paraId="6CE33226" w14:textId="3DFC3735">
      <w:r w:rsidRPr="6D6138DA">
        <w:rPr>
          <w:rFonts w:ascii="Aptos" w:hAnsi="Aptos" w:eastAsia="Aptos" w:cs="Aptos"/>
          <w:color w:val="000000" w:themeColor="text1"/>
        </w:rPr>
        <w:t xml:space="preserve">4. </w:t>
      </w:r>
    </w:p>
    <w:p w:rsidR="7B6F8900" w:rsidP="6D6138DA" w:rsidRDefault="27CD5701" w14:paraId="712E8835" w14:textId="0504E744">
      <w:pPr>
        <w:rPr>
          <w:rFonts w:ascii="Aptos" w:hAnsi="Aptos" w:eastAsia="Aptos" w:cs="Aptos"/>
          <w:b/>
          <w:bCs/>
        </w:rPr>
      </w:pPr>
      <w:r w:rsidRPr="6D6138DA">
        <w:rPr>
          <w:rFonts w:ascii="Aptos" w:hAnsi="Aptos" w:eastAsia="Aptos" w:cs="Aptos"/>
          <w:b/>
          <w:bCs/>
        </w:rPr>
        <w:t>Which euro banknote was nicknamed "Bin Laden"?</w:t>
      </w:r>
    </w:p>
    <w:p w:rsidR="7B6F8900" w:rsidP="6D6138DA" w:rsidRDefault="27CD5701" w14:paraId="21521FC1" w14:textId="3D46F04D">
      <w:pPr>
        <w:rPr>
          <w:rFonts w:ascii="Aptos" w:hAnsi="Aptos" w:eastAsia="Aptos" w:cs="Aptos"/>
        </w:rPr>
      </w:pPr>
      <w:r w:rsidRPr="6D6138DA">
        <w:rPr>
          <w:rFonts w:ascii="Aptos" w:hAnsi="Aptos" w:eastAsia="Aptos" w:cs="Aptos"/>
        </w:rPr>
        <w:t>A) €50</w:t>
      </w:r>
      <w:r w:rsidR="7B6F8900">
        <w:br/>
      </w:r>
      <w:r w:rsidRPr="6D6138DA">
        <w:rPr>
          <w:rFonts w:ascii="Aptos" w:hAnsi="Aptos" w:eastAsia="Aptos" w:cs="Aptos"/>
        </w:rPr>
        <w:t xml:space="preserve"> B) €100</w:t>
      </w:r>
      <w:r w:rsidR="7B6F8900">
        <w:br/>
      </w:r>
      <w:r w:rsidRPr="6D6138DA">
        <w:rPr>
          <w:rFonts w:ascii="Aptos" w:hAnsi="Aptos" w:eastAsia="Aptos" w:cs="Aptos"/>
        </w:rPr>
        <w:t xml:space="preserve"> C) €200</w:t>
      </w:r>
      <w:r w:rsidR="7B6F8900">
        <w:br/>
      </w:r>
      <w:r w:rsidRPr="6D6138DA">
        <w:rPr>
          <w:rFonts w:ascii="Aptos" w:hAnsi="Aptos" w:eastAsia="Aptos" w:cs="Aptos"/>
        </w:rPr>
        <w:t xml:space="preserve"> D) €500</w:t>
      </w:r>
    </w:p>
    <w:p w:rsidR="7B6F8900" w:rsidP="76BB527D" w:rsidRDefault="27CD5701" w14:paraId="17C739F2" w14:textId="0428479A">
      <w:pPr>
        <w:rPr>
          <w:rFonts w:ascii="Aptos" w:hAnsi="Aptos" w:eastAsia="Aptos" w:cs="Aptos"/>
        </w:rPr>
      </w:pPr>
      <w:r w:rsidRPr="76BB527D">
        <w:rPr>
          <w:rFonts w:ascii="Aptos" w:hAnsi="Aptos" w:eastAsia="Aptos" w:cs="Aptos"/>
          <w:b/>
          <w:bCs/>
        </w:rPr>
        <w:t>Answer:</w:t>
      </w:r>
      <w:r w:rsidRPr="76BB527D">
        <w:rPr>
          <w:rFonts w:ascii="Aptos" w:hAnsi="Aptos" w:eastAsia="Aptos" w:cs="Aptos"/>
        </w:rPr>
        <w:t xml:space="preserve"> €500</w:t>
      </w:r>
    </w:p>
    <w:p w:rsidR="7B6F8900" w:rsidP="6D6138DA" w:rsidRDefault="27CD5701" w14:paraId="22241AB3" w14:textId="2780CE16">
      <w:hyperlink r:id="rId12">
        <w:r w:rsidRPr="76BB527D">
          <w:rPr>
            <w:rStyle w:val="Hyperlink"/>
          </w:rPr>
          <w:t>https://www.theguardian.com/business/2016/may/04/500-euro-banknote-could-be-scrapped-crime</w:t>
        </w:r>
      </w:hyperlink>
      <w:r w:rsidRPr="76BB527D">
        <w:rPr>
          <w:rFonts w:ascii="Aptos" w:hAnsi="Aptos" w:eastAsia="Aptos" w:cs="Aptos"/>
        </w:rPr>
        <w:t xml:space="preserve"> </w:t>
      </w:r>
    </w:p>
    <w:p w:rsidR="7B6F8900" w:rsidP="76BB527D" w:rsidRDefault="102F89A2" w14:paraId="61E9C128" w14:textId="73586E41">
      <w:r w:rsidRPr="76BB527D">
        <w:rPr>
          <w:rFonts w:ascii="Aptos" w:hAnsi="Aptos" w:eastAsia="Aptos" w:cs="Aptos"/>
          <w:color w:val="000000" w:themeColor="text1"/>
        </w:rPr>
        <w:t xml:space="preserve">5. </w:t>
      </w:r>
    </w:p>
    <w:p w:rsidRPr="00485440" w:rsidR="7B6F8900" w:rsidP="76BB527D" w:rsidRDefault="102F89A2" w14:paraId="3F4B083E" w14:textId="5D833A40">
      <w:pPr>
        <w:rPr>
          <w:rFonts w:ascii="Aptos" w:hAnsi="Aptos" w:eastAsia="Aptos" w:cs="Aptos"/>
          <w:b/>
          <w:bCs/>
        </w:rPr>
      </w:pPr>
      <w:r w:rsidRPr="00485440">
        <w:rPr>
          <w:rFonts w:ascii="Aptos" w:hAnsi="Aptos" w:eastAsia="Aptos" w:cs="Aptos"/>
          <w:b/>
          <w:bCs/>
        </w:rPr>
        <w:t xml:space="preserve">Which EU country is participating in this year's World Cup for the first time since 1998? </w:t>
      </w:r>
    </w:p>
    <w:p w:rsidR="7B6F8900" w:rsidP="76BB527D" w:rsidRDefault="102F89A2" w14:paraId="5D95B9E0" w14:textId="528BB186">
      <w:pPr>
        <w:rPr>
          <w:rFonts w:ascii="Aptos" w:hAnsi="Aptos" w:eastAsia="Aptos" w:cs="Aptos"/>
        </w:rPr>
      </w:pPr>
      <w:r w:rsidRPr="76BB527D">
        <w:rPr>
          <w:rFonts w:ascii="Aptos" w:hAnsi="Aptos" w:eastAsia="Aptos" w:cs="Aptos"/>
        </w:rPr>
        <w:t>A) Belgium</w:t>
      </w:r>
    </w:p>
    <w:p w:rsidR="7B6F8900" w:rsidP="76BB527D" w:rsidRDefault="102F89A2" w14:paraId="1BC97E47" w14:textId="117047F6">
      <w:pPr>
        <w:rPr>
          <w:rFonts w:ascii="Aptos" w:hAnsi="Aptos" w:eastAsia="Aptos" w:cs="Aptos"/>
        </w:rPr>
      </w:pPr>
      <w:r w:rsidRPr="76BB527D">
        <w:rPr>
          <w:rFonts w:ascii="Aptos" w:hAnsi="Aptos" w:eastAsia="Aptos" w:cs="Aptos"/>
        </w:rPr>
        <w:t>B) Czechia</w:t>
      </w:r>
    </w:p>
    <w:p w:rsidR="7B6F8900" w:rsidP="76BB527D" w:rsidRDefault="102F89A2" w14:paraId="0C66828B" w14:textId="08A07555">
      <w:pPr>
        <w:rPr>
          <w:rFonts w:ascii="Aptos" w:hAnsi="Aptos" w:eastAsia="Aptos" w:cs="Aptos"/>
        </w:rPr>
      </w:pPr>
      <w:r w:rsidRPr="76BB527D">
        <w:rPr>
          <w:rFonts w:ascii="Aptos" w:hAnsi="Aptos" w:eastAsia="Aptos" w:cs="Aptos"/>
        </w:rPr>
        <w:t>C) Sweden</w:t>
      </w:r>
    </w:p>
    <w:p w:rsidR="7B6F8900" w:rsidP="76BB527D" w:rsidRDefault="102F89A2" w14:paraId="4C2EBB42" w14:textId="049E72A6">
      <w:pPr>
        <w:rPr>
          <w:rFonts w:ascii="Aptos" w:hAnsi="Aptos" w:eastAsia="Aptos" w:cs="Aptos"/>
        </w:rPr>
      </w:pPr>
      <w:r w:rsidRPr="76BB527D">
        <w:rPr>
          <w:rFonts w:ascii="Aptos" w:hAnsi="Aptos" w:eastAsia="Aptos" w:cs="Aptos"/>
        </w:rPr>
        <w:t>D) Austria</w:t>
      </w:r>
    </w:p>
    <w:p w:rsidR="7B6F8900" w:rsidP="76BB527D" w:rsidRDefault="102F89A2" w14:paraId="6756F639" w14:textId="32B7D1A9">
      <w:pPr>
        <w:rPr>
          <w:rFonts w:ascii="Aptos" w:hAnsi="Aptos" w:eastAsia="Aptos" w:cs="Aptos"/>
        </w:rPr>
      </w:pPr>
      <w:r w:rsidRPr="76BB527D">
        <w:rPr>
          <w:rFonts w:ascii="Aptos" w:hAnsi="Aptos" w:eastAsia="Aptos" w:cs="Aptos"/>
        </w:rPr>
        <w:t>Answer: Austria</w:t>
      </w:r>
    </w:p>
    <w:p w:rsidR="7B6F8900" w:rsidP="76BB527D" w:rsidRDefault="12BE71D5" w14:paraId="39CD52FE" w14:textId="0F51CC67">
      <w:commentRangeStart w:id="5"/>
      <w:r w:rsidRPr="76BB527D">
        <w:rPr>
          <w:rFonts w:ascii="Aptos" w:hAnsi="Aptos" w:eastAsia="Aptos" w:cs="Aptos"/>
          <w:color w:val="000000" w:themeColor="text1"/>
        </w:rPr>
        <w:t>6</w:t>
      </w:r>
      <w:r w:rsidRPr="76BB527D" w:rsidR="27CD5701">
        <w:rPr>
          <w:rFonts w:ascii="Aptos" w:hAnsi="Aptos" w:eastAsia="Aptos" w:cs="Aptos"/>
        </w:rPr>
        <w:t xml:space="preserve">. </w:t>
      </w:r>
    </w:p>
    <w:p w:rsidRPr="004B691F" w:rsidR="7B6F8900" w:rsidP="76BB527D" w:rsidRDefault="27CD5701" w14:paraId="1E419EE3" w14:textId="5DE9E488">
      <w:pPr>
        <w:rPr>
          <w:rFonts w:ascii="Aptos" w:hAnsi="Aptos" w:eastAsia="Aptos" w:cs="Aptos"/>
          <w:b/>
          <w:bCs/>
        </w:rPr>
      </w:pPr>
      <w:r w:rsidRPr="004B691F">
        <w:rPr>
          <w:rFonts w:ascii="Aptos" w:hAnsi="Aptos" w:eastAsia="Aptos" w:cs="Aptos"/>
          <w:b/>
          <w:bCs/>
        </w:rPr>
        <w:t>In 1984, former Nigerian minister Umaru Dikko was kidnapped in London. His captors planned to smuggle him out of the United Kingdom in a diplomatic crate, relying on the rule in the Vienna Convention on Diplomatic Relations that diplomatic bags cannot be opened or detained.</w:t>
      </w:r>
    </w:p>
    <w:p w:rsidR="7B6F8900" w:rsidP="6D6138DA" w:rsidRDefault="27CD5701" w14:paraId="4E59183F" w14:textId="75B7C39A">
      <w:pPr>
        <w:rPr>
          <w:rFonts w:ascii="Aptos" w:hAnsi="Aptos" w:eastAsia="Aptos" w:cs="Aptos"/>
        </w:rPr>
      </w:pPr>
      <w:r w:rsidRPr="6D6138DA">
        <w:rPr>
          <w:rFonts w:ascii="Aptos" w:hAnsi="Aptos" w:eastAsia="Aptos" w:cs="Aptos"/>
        </w:rPr>
        <w:t>What went wrong?</w:t>
      </w:r>
    </w:p>
    <w:p w:rsidR="7B6F8900" w:rsidP="6D6138DA" w:rsidRDefault="27CD5701" w14:paraId="170EFF26" w14:textId="3F07E165">
      <w:r w:rsidRPr="76BB527D">
        <w:rPr>
          <w:rFonts w:ascii="Aptos" w:hAnsi="Aptos" w:eastAsia="Aptos" w:cs="Aptos"/>
        </w:rPr>
        <w:t>A) The crate was improperly labelled as diplomatic baggage</w:t>
      </w:r>
      <w:r w:rsidR="7B6F8900">
        <w:br/>
      </w:r>
      <w:r w:rsidRPr="76BB527D">
        <w:rPr>
          <w:rFonts w:ascii="Aptos" w:hAnsi="Aptos" w:eastAsia="Aptos" w:cs="Aptos"/>
        </w:rPr>
        <w:t xml:space="preserve"> B) Dikko did not fit inside the crate</w:t>
      </w:r>
      <w:r w:rsidR="7B6F8900">
        <w:br/>
      </w:r>
      <w:r w:rsidRPr="76BB527D">
        <w:rPr>
          <w:rFonts w:ascii="Aptos" w:hAnsi="Aptos" w:eastAsia="Aptos" w:cs="Aptos"/>
        </w:rPr>
        <w:t xml:space="preserve"> C) The aircraft meant to transport him never arrived</w:t>
      </w:r>
    </w:p>
    <w:p w:rsidR="68163030" w:rsidP="76BB527D" w:rsidRDefault="68163030" w14:paraId="2E3DA496" w14:textId="1DD8A439">
      <w:r w:rsidRPr="76BB527D">
        <w:rPr>
          <w:rFonts w:ascii="Aptos" w:hAnsi="Aptos" w:eastAsia="Aptos" w:cs="Aptos"/>
          <w:color w:val="FF0000"/>
        </w:rPr>
        <w:t xml:space="preserve">D) </w:t>
      </w:r>
      <w:ins w:author="Kristina Simonaitytė" w:date="2026-06-14T10:41:00Z" w16du:dateUtc="2026-06-14T10:41:59Z" w:id="6">
        <w:r w:rsidRPr="76BB527D" w:rsidR="44C2C0D6">
          <w:rPr>
            <w:rFonts w:ascii="Aptos" w:hAnsi="Aptos" w:eastAsia="Aptos" w:cs="Aptos"/>
            <w:color w:val="FF0000"/>
          </w:rPr>
          <w:t>customs officers ha</w:t>
        </w:r>
      </w:ins>
      <w:ins w:author="Kristina Simonaitytė" w:date="2026-06-14T10:42:00Z" w16du:dateUtc="2026-06-14T10:42:07Z" w:id="7">
        <w:r w:rsidRPr="76BB527D" w:rsidR="44C2C0D6">
          <w:rPr>
            <w:rFonts w:ascii="Aptos" w:hAnsi="Aptos" w:eastAsia="Aptos" w:cs="Aptos"/>
            <w:color w:val="FF0000"/>
          </w:rPr>
          <w:t>ve not heard about Vienna Convention</w:t>
        </w:r>
      </w:ins>
      <w:del w:author="Kristina Simonaitytė" w:date="2026-06-14T10:41:00Z" w16du:dateUtc="2026-06-14T10:41:47Z" w:id="8">
        <w:r w:rsidRPr="76BB527D" w:rsidDel="68163030">
          <w:rPr>
            <w:rFonts w:ascii="Aptos" w:hAnsi="Aptos" w:eastAsia="Aptos" w:cs="Aptos"/>
            <w:color w:val="FF0000"/>
          </w:rPr>
          <w:delText>???</w:delText>
        </w:r>
      </w:del>
    </w:p>
    <w:p w:rsidR="7B6F8900" w:rsidP="6D6138DA" w:rsidRDefault="27CD5701" w14:paraId="1C34D265" w14:textId="01A74882">
      <w:pPr>
        <w:rPr>
          <w:rFonts w:ascii="Aptos" w:hAnsi="Aptos" w:eastAsia="Aptos" w:cs="Aptos"/>
        </w:rPr>
      </w:pPr>
      <w:r w:rsidRPr="6D6138DA">
        <w:rPr>
          <w:rFonts w:ascii="Aptos" w:hAnsi="Aptos" w:eastAsia="Aptos" w:cs="Aptos"/>
          <w:b/>
          <w:bCs/>
        </w:rPr>
        <w:t>Answer:</w:t>
      </w:r>
      <w:r w:rsidRPr="6D6138DA">
        <w:rPr>
          <w:rFonts w:ascii="Aptos" w:hAnsi="Aptos" w:eastAsia="Aptos" w:cs="Aptos"/>
        </w:rPr>
        <w:t xml:space="preserve"> A) The crate was improperly labelled as diplomatic baggage.</w:t>
      </w:r>
    </w:p>
    <w:p w:rsidR="7B6F8900" w:rsidP="76BB527D" w:rsidRDefault="27CD5701" w14:paraId="4ADCB303" w14:textId="77EC44A0">
      <w:pPr>
        <w:rPr>
          <w:rStyle w:val="Hyperlink"/>
        </w:rPr>
      </w:pPr>
      <w:hyperlink r:id="rId13">
        <w:r w:rsidRPr="76BB527D">
          <w:rPr>
            <w:rStyle w:val="Hyperlink"/>
          </w:rPr>
          <w:t>https://www.youtube.com/watch?v=N83Idy9IOmU</w:t>
        </w:r>
      </w:hyperlink>
      <w:commentRangeEnd w:id="5"/>
      <w:r w:rsidR="7B6F8900">
        <w:rPr>
          <w:rStyle w:val="CommentReference"/>
          <w:color w:val="467886"/>
          <w:sz w:val="24"/>
          <w:szCs w:val="24"/>
          <w:u w:val="single"/>
        </w:rPr>
        <w:commentReference w:id="5"/>
      </w:r>
    </w:p>
    <w:p w:rsidR="7B6F8900" w:rsidP="6D6138DA" w:rsidRDefault="6D6138DA" w14:paraId="528CA57E" w14:textId="40CA742F">
      <w:r>
        <w:rPr>
          <w:noProof/>
        </w:rPr>
        <w:drawing>
          <wp:anchor distT="0" distB="0" distL="114300" distR="114300" simplePos="0" relativeHeight="251659264" behindDoc="0" locked="0" layoutInCell="1" allowOverlap="1" wp14:anchorId="1AEEAD7E" wp14:editId="0E6B2C8B">
            <wp:simplePos x="0" y="0"/>
            <wp:positionH relativeFrom="column">
              <wp:align>left</wp:align>
            </wp:positionH>
            <wp:positionV relativeFrom="paragraph">
              <wp:posOffset>0</wp:posOffset>
            </wp:positionV>
            <wp:extent cx="5822950" cy="4457700"/>
            <wp:effectExtent l="0" t="0" r="0" b="0"/>
            <wp:wrapSquare wrapText="bothSides"/>
            <wp:docPr id="1369273575" name="picture" descr="U,{6146c268-e3b9-4990-9357-8c9e4bd3117f}{171},12.736111111111109,9.75" title="Video titled: Nigeria's Umaru Dikko Kidnapped in Britain">
              <a:hlinkClick xmlns:a="http://schemas.openxmlformats.org/drawingml/2006/main" r:id="rId13"/>
              <a:extLst xmlns:a="http://schemas.openxmlformats.org/drawingml/2006/main">
                <a:ext uri="{FF2B5EF4-FFF2-40B4-BE49-F238E27FC236}">
                  <a16:creationId xmlns:a16="http://schemas.microsoft.com/office/drawing/2014/main" id="{89BB6C48-201F-41C8-AAD0-FFE2129D0FF6}"/>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N83Idy9IOmU" mediaType="Video" picLocksAutoForOEmbed="1"/>
                        </a:ext>
                      </a:extLst>
                    </a:blip>
                    <a:stretch>
                      <a:fillRect/>
                    </a:stretch>
                  </pic:blipFill>
                  <pic:spPr>
                    <a:xfrm>
                      <a:off x="0" y="0"/>
                      <a:ext cx="5822950" cy="4457700"/>
                    </a:xfrm>
                    <a:prstGeom prst="rect">
                      <a:avLst/>
                    </a:prstGeom>
                  </pic:spPr>
                </pic:pic>
              </a:graphicData>
            </a:graphic>
            <wp14:sizeRelH relativeFrom="page">
              <wp14:pctWidth>0</wp14:pctWidth>
            </wp14:sizeRelH>
            <wp14:sizeRelV relativeFrom="page">
              <wp14:pctHeight>0</wp14:pctHeight>
            </wp14:sizeRelV>
          </wp:anchor>
        </w:drawing>
      </w:r>
    </w:p>
    <w:p w:rsidRPr="005B578B" w:rsidR="7B6F8900" w:rsidP="76BB527D" w:rsidRDefault="262DBBFA" w14:paraId="79EFB80B" w14:textId="5290146C">
      <w:pPr>
        <w:rPr>
          <w:rFonts w:ascii="Aptos" w:hAnsi="Aptos" w:eastAsia="Aptos" w:cs="Aptos"/>
          <w:b/>
          <w:bCs/>
        </w:rPr>
      </w:pPr>
      <w:r w:rsidRPr="005B578B">
        <w:rPr>
          <w:rFonts w:ascii="Aptos" w:hAnsi="Aptos" w:eastAsia="Aptos" w:cs="Aptos"/>
          <w:b/>
          <w:bCs/>
          <w:color w:val="000000" w:themeColor="text1"/>
        </w:rPr>
        <w:t>7</w:t>
      </w:r>
      <w:r w:rsidRPr="005B578B" w:rsidR="27CD5701">
        <w:rPr>
          <w:rFonts w:ascii="Aptos" w:hAnsi="Aptos" w:eastAsia="Aptos" w:cs="Aptos"/>
          <w:b/>
          <w:bCs/>
          <w:color w:val="000000" w:themeColor="text1"/>
        </w:rPr>
        <w:t xml:space="preserve">. </w:t>
      </w:r>
      <w:r w:rsidRPr="005B578B" w:rsidR="27CD5701">
        <w:rPr>
          <w:rFonts w:ascii="Aptos" w:hAnsi="Aptos" w:eastAsia="Aptos" w:cs="Aptos"/>
          <w:b/>
          <w:bCs/>
        </w:rPr>
        <w:t>One of the inventors of modern blue jeans was born in present-day Latvia. He developed a way to make work trousers much more durable and partnered with Levi Strauss to patent the idea.</w:t>
      </w:r>
    </w:p>
    <w:p w:rsidR="7B6F8900" w:rsidP="6D6138DA" w:rsidRDefault="27CD5701" w14:paraId="376A3968" w14:textId="4C5BE2AE">
      <w:pPr>
        <w:rPr>
          <w:rFonts w:ascii="Aptos" w:hAnsi="Aptos" w:eastAsia="Aptos" w:cs="Aptos"/>
        </w:rPr>
      </w:pPr>
      <w:r w:rsidRPr="76BB527D">
        <w:rPr>
          <w:rFonts w:ascii="Aptos" w:hAnsi="Aptos" w:eastAsia="Aptos" w:cs="Aptos"/>
        </w:rPr>
        <w:t>What simple innovation made the trousers famous?</w:t>
      </w:r>
    </w:p>
    <w:p w:rsidR="7B6F8900" w:rsidP="6D6138DA" w:rsidRDefault="27CD5701" w14:paraId="033BB4C3" w14:textId="30B64F36">
      <w:pPr>
        <w:rPr>
          <w:rFonts w:ascii="Aptos" w:hAnsi="Aptos" w:eastAsia="Aptos" w:cs="Aptos"/>
        </w:rPr>
      </w:pPr>
      <w:r w:rsidRPr="6D6138DA">
        <w:rPr>
          <w:rFonts w:ascii="Aptos" w:hAnsi="Aptos" w:eastAsia="Aptos" w:cs="Aptos"/>
        </w:rPr>
        <w:t>A) A zipper</w:t>
      </w:r>
    </w:p>
    <w:p w:rsidR="7B6F8900" w:rsidP="6D6138DA" w:rsidRDefault="27CD5701" w14:paraId="0D53189B" w14:textId="7FC993BA">
      <w:pPr>
        <w:rPr>
          <w:rFonts w:ascii="Aptos" w:hAnsi="Aptos" w:eastAsia="Aptos" w:cs="Aptos"/>
        </w:rPr>
      </w:pPr>
      <w:r w:rsidRPr="6D6138DA">
        <w:rPr>
          <w:rFonts w:ascii="Aptos" w:hAnsi="Aptos" w:eastAsia="Aptos" w:cs="Aptos"/>
        </w:rPr>
        <w:t>B) Metal rivets</w:t>
      </w:r>
    </w:p>
    <w:p w:rsidR="7B6F8900" w:rsidP="6D6138DA" w:rsidRDefault="27CD5701" w14:paraId="744D2225" w14:textId="31073BCA">
      <w:pPr>
        <w:rPr>
          <w:rFonts w:ascii="Aptos" w:hAnsi="Aptos" w:eastAsia="Aptos" w:cs="Aptos"/>
        </w:rPr>
      </w:pPr>
      <w:r w:rsidRPr="6D6138DA">
        <w:rPr>
          <w:rFonts w:ascii="Aptos" w:hAnsi="Aptos" w:eastAsia="Aptos" w:cs="Aptos"/>
        </w:rPr>
        <w:t>C) Waterproof fabric</w:t>
      </w:r>
    </w:p>
    <w:p w:rsidR="7B6F8900" w:rsidP="6D6138DA" w:rsidRDefault="27CD5701" w14:paraId="31C527C2" w14:textId="10DC7AA0">
      <w:pPr>
        <w:rPr>
          <w:rFonts w:ascii="Aptos" w:hAnsi="Aptos" w:eastAsia="Aptos" w:cs="Aptos"/>
        </w:rPr>
      </w:pPr>
      <w:r w:rsidRPr="6D6138DA">
        <w:rPr>
          <w:rFonts w:ascii="Aptos" w:hAnsi="Aptos" w:eastAsia="Aptos" w:cs="Aptos"/>
        </w:rPr>
        <w:t>D) Belt loops</w:t>
      </w:r>
    </w:p>
    <w:p w:rsidR="7B6F8900" w:rsidP="6D6138DA" w:rsidRDefault="27CD5701" w14:paraId="68C4C229" w14:textId="0E7246F7">
      <w:pPr>
        <w:rPr>
          <w:rFonts w:ascii="Aptos" w:hAnsi="Aptos" w:eastAsia="Aptos" w:cs="Aptos"/>
        </w:rPr>
      </w:pPr>
      <w:r w:rsidRPr="6D6138DA">
        <w:rPr>
          <w:rFonts w:ascii="Aptos" w:hAnsi="Aptos" w:eastAsia="Aptos" w:cs="Aptos"/>
          <w:b/>
          <w:bCs/>
        </w:rPr>
        <w:t>Answer:</w:t>
      </w:r>
      <w:r w:rsidRPr="6D6138DA">
        <w:rPr>
          <w:rFonts w:ascii="Aptos" w:hAnsi="Aptos" w:eastAsia="Aptos" w:cs="Aptos"/>
        </w:rPr>
        <w:t xml:space="preserve"> B) Metal rivets</w:t>
      </w:r>
    </w:p>
    <w:p w:rsidR="00972219" w:rsidRDefault="00972219" w14:paraId="4AB2F059" w14:textId="77777777">
      <w:pPr>
        <w:rPr>
          <w:rFonts w:ascii="Aptos" w:hAnsi="Aptos" w:eastAsia="Aptos" w:cs="Aptos"/>
          <w:color w:val="000000" w:themeColor="text1"/>
        </w:rPr>
      </w:pPr>
    </w:p>
    <w:p w:rsidRPr="00C06DF4" w:rsidR="7B6F8900" w:rsidRDefault="7ACDA2DD" w14:paraId="435D3EEC" w14:textId="31DD6BE8">
      <w:pPr>
        <w:rPr>
          <w:b/>
          <w:bCs/>
        </w:rPr>
      </w:pPr>
      <w:r w:rsidRPr="00C06DF4">
        <w:rPr>
          <w:rFonts w:ascii="Aptos" w:hAnsi="Aptos" w:eastAsia="Aptos" w:cs="Aptos"/>
          <w:b/>
          <w:bCs/>
          <w:color w:val="000000" w:themeColor="text1"/>
        </w:rPr>
        <w:t>8.</w:t>
      </w:r>
      <w:r w:rsidRPr="00C06DF4" w:rsidR="5B68595C">
        <w:rPr>
          <w:rFonts w:ascii="Aptos" w:hAnsi="Aptos" w:eastAsia="Aptos" w:cs="Aptos"/>
          <w:b/>
          <w:bCs/>
          <w:color w:val="000000" w:themeColor="text1"/>
        </w:rPr>
        <w:t xml:space="preserve"> This April the whole world watched as Artemis II crew flew by the Moon for the first time in 50 years. Which pa</w:t>
      </w:r>
      <w:r w:rsidRPr="00C06DF4" w:rsidR="3AD23E30">
        <w:rPr>
          <w:rFonts w:ascii="Aptos" w:hAnsi="Aptos" w:eastAsia="Aptos" w:cs="Aptos"/>
          <w:b/>
          <w:bCs/>
          <w:color w:val="000000" w:themeColor="text1"/>
        </w:rPr>
        <w:t>rt of the</w:t>
      </w:r>
      <w:r w:rsidRPr="00C06DF4" w:rsidR="59B13E29">
        <w:rPr>
          <w:rFonts w:ascii="Aptos" w:hAnsi="Aptos" w:eastAsia="Aptos" w:cs="Aptos"/>
          <w:b/>
          <w:bCs/>
          <w:color w:val="000000" w:themeColor="text1"/>
        </w:rPr>
        <w:t>ir</w:t>
      </w:r>
      <w:r w:rsidRPr="00C06DF4" w:rsidR="3AD23E30">
        <w:rPr>
          <w:rFonts w:ascii="Aptos" w:hAnsi="Aptos" w:eastAsia="Aptos" w:cs="Aptos"/>
          <w:b/>
          <w:bCs/>
          <w:color w:val="000000" w:themeColor="text1"/>
        </w:rPr>
        <w:t xml:space="preserve"> spacecraft was </w:t>
      </w:r>
      <w:r w:rsidRPr="00C06DF4" w:rsidR="3F12FBAB">
        <w:rPr>
          <w:rFonts w:ascii="Aptos" w:hAnsi="Aptos" w:eastAsia="Aptos" w:cs="Aptos"/>
          <w:b/>
          <w:bCs/>
          <w:color w:val="000000" w:themeColor="text1"/>
        </w:rPr>
        <w:t xml:space="preserve">built </w:t>
      </w:r>
      <w:r w:rsidRPr="00C06DF4" w:rsidR="3AD23E30">
        <w:rPr>
          <w:rFonts w:ascii="Aptos" w:hAnsi="Aptos" w:eastAsia="Aptos" w:cs="Aptos"/>
          <w:b/>
          <w:bCs/>
          <w:color w:val="000000" w:themeColor="text1"/>
        </w:rPr>
        <w:t>by the European Space Agency?</w:t>
      </w:r>
    </w:p>
    <w:p w:rsidR="3AD23E30" w:rsidP="76BB527D" w:rsidRDefault="3AD23E30" w14:paraId="6BFBDAD7" w14:textId="1EB3A87C">
      <w:r w:rsidRPr="76BB527D">
        <w:rPr>
          <w:rFonts w:ascii="Aptos" w:hAnsi="Aptos" w:eastAsia="Aptos" w:cs="Aptos"/>
          <w:color w:val="000000" w:themeColor="text1"/>
        </w:rPr>
        <w:t xml:space="preserve">A) rockets </w:t>
      </w:r>
    </w:p>
    <w:p w:rsidR="3AD23E30" w:rsidP="76BB527D" w:rsidRDefault="3AD23E30" w14:paraId="25D07A3D" w14:textId="026B855F">
      <w:r w:rsidRPr="76BB527D">
        <w:rPr>
          <w:rFonts w:ascii="Aptos" w:hAnsi="Aptos" w:eastAsia="Aptos" w:cs="Aptos"/>
          <w:color w:val="000000" w:themeColor="text1"/>
        </w:rPr>
        <w:t xml:space="preserve">B) </w:t>
      </w:r>
      <w:r w:rsidRPr="76BB527D" w:rsidR="51A7EC93">
        <w:rPr>
          <w:rFonts w:ascii="Aptos" w:hAnsi="Aptos" w:eastAsia="Aptos" w:cs="Aptos"/>
          <w:color w:val="000000" w:themeColor="text1"/>
        </w:rPr>
        <w:t xml:space="preserve">crew quarters </w:t>
      </w:r>
    </w:p>
    <w:p w:rsidR="51A7EC93" w:rsidP="76BB527D" w:rsidRDefault="51A7EC93" w14:paraId="2EBBEE24" w14:textId="4CFB7EFC">
      <w:r w:rsidRPr="76BB527D">
        <w:rPr>
          <w:rFonts w:ascii="Aptos" w:hAnsi="Aptos" w:eastAsia="Aptos" w:cs="Aptos"/>
          <w:color w:val="000000" w:themeColor="text1"/>
        </w:rPr>
        <w:t xml:space="preserve">C) </w:t>
      </w:r>
      <w:r w:rsidRPr="76BB527D" w:rsidR="3AD23E30">
        <w:rPr>
          <w:rFonts w:ascii="Aptos" w:hAnsi="Aptos" w:eastAsia="Aptos" w:cs="Aptos"/>
          <w:color w:val="000000" w:themeColor="text1"/>
        </w:rPr>
        <w:t>life support system</w:t>
      </w:r>
      <w:r w:rsidRPr="76BB527D" w:rsidR="014E2110">
        <w:rPr>
          <w:rFonts w:ascii="Aptos" w:hAnsi="Aptos" w:eastAsia="Aptos" w:cs="Aptos"/>
          <w:color w:val="000000" w:themeColor="text1"/>
        </w:rPr>
        <w:t>s</w:t>
      </w:r>
      <w:r w:rsidRPr="76BB527D" w:rsidR="3AD23E30">
        <w:rPr>
          <w:rFonts w:ascii="Aptos" w:hAnsi="Aptos" w:eastAsia="Aptos" w:cs="Aptos"/>
          <w:color w:val="000000" w:themeColor="text1"/>
        </w:rPr>
        <w:t xml:space="preserve"> </w:t>
      </w:r>
    </w:p>
    <w:p w:rsidR="3AD23E30" w:rsidP="76BB527D" w:rsidRDefault="3AD23E30" w14:paraId="75F19D61" w14:textId="04A74905">
      <w:r w:rsidRPr="76BB527D">
        <w:rPr>
          <w:rFonts w:ascii="Aptos" w:hAnsi="Aptos" w:eastAsia="Aptos" w:cs="Aptos"/>
          <w:color w:val="000000" w:themeColor="text1"/>
        </w:rPr>
        <w:t xml:space="preserve">D) </w:t>
      </w:r>
      <w:r w:rsidRPr="76BB527D" w:rsidR="7957B38E">
        <w:rPr>
          <w:rFonts w:ascii="Aptos" w:hAnsi="Aptos" w:eastAsia="Aptos" w:cs="Aptos"/>
          <w:color w:val="000000" w:themeColor="text1"/>
        </w:rPr>
        <w:t>heat shield</w:t>
      </w:r>
    </w:p>
    <w:p w:rsidR="7957B38E" w:rsidP="76BB527D" w:rsidRDefault="7957B38E" w14:paraId="06A244E6" w14:textId="5D3917F8">
      <w:pPr>
        <w:rPr>
          <w:rFonts w:ascii="Aptos" w:hAnsi="Aptos" w:eastAsia="Aptos" w:cs="Aptos"/>
          <w:color w:val="000000" w:themeColor="text1"/>
        </w:rPr>
      </w:pPr>
      <w:r w:rsidRPr="76BB527D">
        <w:rPr>
          <w:rFonts w:ascii="Aptos" w:hAnsi="Aptos" w:eastAsia="Aptos" w:cs="Aptos"/>
          <w:color w:val="000000" w:themeColor="text1"/>
        </w:rPr>
        <w:t>Answer</w:t>
      </w:r>
      <w:r w:rsidRPr="76BB527D" w:rsidR="3E90D9CD">
        <w:rPr>
          <w:rFonts w:ascii="Aptos" w:hAnsi="Aptos" w:eastAsia="Aptos" w:cs="Aptos"/>
          <w:color w:val="000000" w:themeColor="text1"/>
        </w:rPr>
        <w:t>: C) life support systems – ESA built European Service Module attached to Orion spacecraft (crew quarters)</w:t>
      </w:r>
    </w:p>
    <w:p w:rsidR="76BB527D" w:rsidP="76BB527D" w:rsidRDefault="76BB527D" w14:paraId="0CA0D017" w14:textId="190242E6">
      <w:pPr>
        <w:rPr>
          <w:rFonts w:ascii="Aptos" w:hAnsi="Aptos" w:eastAsia="Aptos" w:cs="Aptos"/>
          <w:color w:val="000000" w:themeColor="text1"/>
        </w:rPr>
      </w:pPr>
    </w:p>
    <w:p w:rsidR="00E96CFB" w:rsidRDefault="00E96CFB" w14:paraId="1AD77D61" w14:textId="77777777">
      <w:pPr>
        <w:rPr>
          <w:rFonts w:ascii="Aptos" w:hAnsi="Aptos" w:eastAsia="Aptos" w:cs="Aptos"/>
          <w:b/>
          <w:bCs/>
        </w:rPr>
      </w:pPr>
      <w:r>
        <w:rPr>
          <w:rFonts w:ascii="Aptos" w:hAnsi="Aptos" w:eastAsia="Aptos" w:cs="Aptos"/>
          <w:b/>
          <w:bCs/>
        </w:rPr>
        <w:br w:type="page"/>
      </w:r>
    </w:p>
    <w:p w:rsidR="26F7C68D" w:rsidP="76BB527D" w:rsidRDefault="26F7C68D" w14:paraId="5833B6D4" w14:textId="38366BEF">
      <w:pPr>
        <w:rPr>
          <w:rFonts w:ascii="Aptos" w:hAnsi="Aptos" w:eastAsia="Aptos" w:cs="Aptos"/>
          <w:b/>
          <w:bCs/>
        </w:rPr>
      </w:pPr>
      <w:r w:rsidRPr="76BB527D">
        <w:rPr>
          <w:rFonts w:ascii="Aptos" w:hAnsi="Aptos" w:eastAsia="Aptos" w:cs="Aptos"/>
          <w:b/>
          <w:bCs/>
        </w:rPr>
        <w:t xml:space="preserve">ROUND </w:t>
      </w:r>
      <w:r w:rsidRPr="76BB527D" w:rsidR="36E14D8D">
        <w:rPr>
          <w:rFonts w:ascii="Aptos" w:hAnsi="Aptos" w:eastAsia="Aptos" w:cs="Aptos"/>
          <w:b/>
          <w:bCs/>
        </w:rPr>
        <w:t>2</w:t>
      </w:r>
      <w:r w:rsidRPr="76BB527D">
        <w:rPr>
          <w:rFonts w:ascii="Aptos" w:hAnsi="Aptos" w:eastAsia="Aptos" w:cs="Aptos"/>
          <w:b/>
          <w:bCs/>
        </w:rPr>
        <w:t xml:space="preserve"> — LITHUANIA</w:t>
      </w:r>
    </w:p>
    <w:p w:rsidR="7B6F8900" w:rsidP="7B6F8900" w:rsidRDefault="7B6F8900" w14:paraId="0CF08484" w14:textId="243D8969">
      <w:pPr>
        <w:rPr>
          <w:rFonts w:ascii="Aptos" w:hAnsi="Aptos" w:eastAsia="Aptos" w:cs="Aptos"/>
        </w:rPr>
      </w:pPr>
    </w:p>
    <w:p w:rsidR="7B6F8900" w:rsidP="7B6F8900" w:rsidRDefault="7B6F8900" w14:paraId="00EE1DD1" w14:textId="3BB69D95">
      <w:pPr>
        <w:pStyle w:val="ListParagraph"/>
        <w:numPr>
          <w:ilvl w:val="0"/>
          <w:numId w:val="10"/>
        </w:numPr>
        <w:rPr>
          <w:del w:author="Kristina Simonaitytė" w:date="2026-06-14T10:45:00Z" w16du:dateUtc="2026-06-14T10:45:05Z" w:id="9"/>
          <w:rFonts w:ascii="Aptos" w:hAnsi="Aptos" w:eastAsia="Aptos" w:cs="Aptos"/>
        </w:rPr>
      </w:pPr>
      <w:del w:author="Kristina Simonaitytė" w:date="2026-06-14T10:45:00Z" w16du:dateUtc="2026-06-14T10:45:05Z" w:id="10">
        <w:r w:rsidRPr="76BB527D" w:rsidDel="10859E44">
          <w:rPr>
            <w:rFonts w:ascii="Aptos" w:hAnsi="Aptos" w:eastAsia="Aptos" w:cs="Aptos"/>
          </w:rPr>
          <w:delText>[</w:delText>
        </w:r>
        <w:r w:rsidRPr="76BB527D" w:rsidDel="10859E44">
          <w:rPr>
            <w:rFonts w:ascii="Aptos" w:hAnsi="Aptos" w:eastAsia="Aptos" w:cs="Aptos"/>
            <w:i/>
            <w:iCs/>
          </w:rPr>
          <w:delText>o gal perkelti prie muzikinio/vaizdų turo</w:delText>
        </w:r>
        <w:r w:rsidRPr="76BB527D" w:rsidDel="10859E44">
          <w:rPr>
            <w:rFonts w:ascii="Aptos" w:hAnsi="Aptos" w:eastAsia="Aptos" w:cs="Aptos"/>
          </w:rPr>
          <w:delText>]</w:delText>
        </w:r>
      </w:del>
    </w:p>
    <w:p w:rsidR="660F9409" w:rsidRDefault="660F9409" w14:paraId="64223D32" w14:textId="0F1B2CCF">
      <w:pPr>
        <w:pStyle w:val="ListParagraph"/>
        <w:numPr>
          <w:ilvl w:val="0"/>
          <w:numId w:val="9"/>
        </w:numPr>
        <w:rPr>
          <w:rFonts w:ascii="Aptos" w:hAnsi="Aptos" w:eastAsia="Aptos" w:cs="Aptos"/>
        </w:rPr>
        <w:pPrChange w:author="Kristina Simonaitytė" w:date="2026-06-14T10:45:00Z" w:id="11">
          <w:pPr/>
        </w:pPrChange>
      </w:pPr>
      <w:r w:rsidRPr="76BB527D">
        <w:rPr>
          <w:rFonts w:ascii="Aptos" w:hAnsi="Aptos" w:eastAsia="Aptos" w:cs="Aptos"/>
        </w:rPr>
        <w:t xml:space="preserve">Every year Lithuania plans to win Eurovision — although </w:t>
      </w:r>
      <w:del w:author="Kristina Simonaitytė" w:date="2026-06-14T10:45:00Z" w16du:dateUtc="2026-06-14T10:45:09Z" w:id="12">
        <w:r w:rsidRPr="76BB527D" w:rsidDel="660F9409">
          <w:rPr>
            <w:rFonts w:ascii="Aptos" w:hAnsi="Aptos" w:eastAsia="Aptos" w:cs="Aptos"/>
          </w:rPr>
          <w:delText xml:space="preserve">officially </w:delText>
        </w:r>
      </w:del>
      <w:r w:rsidRPr="76BB527D">
        <w:rPr>
          <w:rFonts w:ascii="Aptos" w:hAnsi="Aptos" w:eastAsia="Aptos" w:cs="Aptos"/>
        </w:rPr>
        <w:t>we never have.</w:t>
      </w:r>
    </w:p>
    <w:p w:rsidR="660F9409" w:rsidP="7B6F8900" w:rsidRDefault="32A708B8" w14:paraId="1CFA0650" w14:textId="6AACB075">
      <w:r w:rsidRPr="76BB527D">
        <w:rPr>
          <w:rFonts w:ascii="Aptos" w:hAnsi="Aptos" w:eastAsia="Aptos" w:cs="Aptos"/>
        </w:rPr>
        <w:t>20 years ago, i</w:t>
      </w:r>
      <w:r w:rsidRPr="76BB527D" w:rsidR="660F9409">
        <w:rPr>
          <w:rFonts w:ascii="Aptos" w:hAnsi="Aptos" w:eastAsia="Aptos" w:cs="Aptos"/>
        </w:rPr>
        <w:t>n 2006, however, Lithuania tried a different strategy by entering a song that simply declared victory before the contest was even over.</w:t>
      </w:r>
    </w:p>
    <w:p w:rsidR="660F9409" w:rsidP="7B6F8900" w:rsidRDefault="660F9409" w14:paraId="57EBBDE2" w14:textId="0A1EF69E">
      <w:pPr>
        <w:rPr>
          <w:rFonts w:ascii="Aptos" w:hAnsi="Aptos" w:eastAsia="Aptos" w:cs="Aptos"/>
          <w:b/>
          <w:bCs/>
        </w:rPr>
      </w:pPr>
      <w:r w:rsidRPr="7B6F8900">
        <w:rPr>
          <w:rFonts w:ascii="Aptos" w:hAnsi="Aptos" w:eastAsia="Aptos" w:cs="Aptos"/>
          <w:b/>
          <w:bCs/>
        </w:rPr>
        <w:t>What was the title of the song?</w:t>
      </w:r>
    </w:p>
    <w:p w:rsidR="660F9409" w:rsidP="7B6F8900" w:rsidRDefault="660F9409" w14:paraId="45F38CEF" w14:textId="4CCB1596">
      <w:r w:rsidRPr="76BB527D">
        <w:rPr>
          <w:rFonts w:ascii="Aptos" w:hAnsi="Aptos" w:eastAsia="Aptos" w:cs="Aptos"/>
        </w:rPr>
        <w:t>Answer: We Are The Winners</w:t>
      </w:r>
    </w:p>
    <w:p w:rsidR="76BB527D" w:rsidP="76BB527D" w:rsidRDefault="76BB527D" w14:paraId="4D76B2FD" w14:textId="04A3B153">
      <w:pPr>
        <w:rPr>
          <w:rFonts w:ascii="Aptos" w:hAnsi="Aptos" w:eastAsia="Aptos" w:cs="Aptos"/>
        </w:rPr>
      </w:pPr>
    </w:p>
    <w:p w:rsidR="0C1DD003" w:rsidP="7B6F8900" w:rsidRDefault="0C1DD003" w14:paraId="4B579547" w14:textId="4F38069D">
      <w:r w:rsidRPr="49C50EC0">
        <w:rPr>
          <w:rFonts w:ascii="Aptos" w:hAnsi="Aptos" w:eastAsia="Aptos" w:cs="Aptos"/>
        </w:rPr>
        <w:t>Reikia dainos video</w:t>
      </w:r>
      <w:r w:rsidRPr="49C50EC0" w:rsidR="04BE741F">
        <w:rPr>
          <w:rFonts w:ascii="Aptos" w:hAnsi="Aptos" w:eastAsia="Aptos" w:cs="Aptos"/>
        </w:rPr>
        <w:t xml:space="preserve"> ištraukos</w:t>
      </w:r>
      <w:r w:rsidRPr="49C50EC0">
        <w:rPr>
          <w:rFonts w:ascii="Aptos" w:hAnsi="Aptos" w:eastAsia="Aptos" w:cs="Aptos"/>
        </w:rPr>
        <w:t xml:space="preserve">: </w:t>
      </w:r>
      <w:hyperlink r:id="rId15">
        <w:r w:rsidRPr="49C50EC0">
          <w:rPr>
            <w:rStyle w:val="Hyperlink"/>
          </w:rPr>
          <w:t>https://www.youtube.com/watch?v=DBAdOlQPbwg&amp;list=RDDBAdOlQPbwg&amp;start_radio=1</w:t>
        </w:r>
      </w:hyperlink>
    </w:p>
    <w:p w:rsidR="7B6F8900" w:rsidRDefault="7B6F8900" w14:paraId="31553E55" w14:textId="55E990FF">
      <w:r>
        <w:rPr>
          <w:noProof/>
        </w:rPr>
        <w:drawing>
          <wp:anchor distT="0" distB="0" distL="114300" distR="114300" simplePos="0" relativeHeight="251655168" behindDoc="0" locked="0" layoutInCell="1" allowOverlap="1" wp14:anchorId="6E5B6CAE" wp14:editId="33367C2D">
            <wp:simplePos x="0" y="0"/>
            <wp:positionH relativeFrom="column">
              <wp:align>left</wp:align>
            </wp:positionH>
            <wp:positionV relativeFrom="paragraph">
              <wp:posOffset>0</wp:posOffset>
            </wp:positionV>
            <wp:extent cx="5776384" cy="3343275"/>
            <wp:effectExtent l="0" t="0" r="0" b="0"/>
            <wp:wrapSquare wrapText="bothSides"/>
            <wp:docPr id="88223749" name="picture" descr="U,{0ba62c5a-e15f-478d-9749-174e5ab15329}{176},12.63425925925926,7.3125" title="Video titled: LT United - We Are The Winners (LIVE) | Lithuania 🇱🇹 | Grand Final | Eurovision 2006">
              <a:hlinkClick xmlns:a="http://schemas.openxmlformats.org/drawingml/2006/main" r:id="rId15"/>
              <a:extLst xmlns:a="http://schemas.openxmlformats.org/drawingml/2006/main">
                <a:ext uri="{FF2B5EF4-FFF2-40B4-BE49-F238E27FC236}">
                  <a16:creationId xmlns:a16="http://schemas.microsoft.com/office/drawing/2014/main" id="{5669B0C6-22D8-4639-837B-BD5596022C28}"/>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DBAdOlQPbwg&amp;list=RDDBAdOlQPbwg&amp;start_radio=1"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26B8FDD6" w:rsidP="7B6F8900" w:rsidRDefault="0C1DD003" w14:paraId="64D2DE09" w14:textId="63FA318C">
      <w:r w:rsidRPr="7B0446C2">
        <w:rPr>
          <w:rFonts w:ascii="Aptos" w:hAnsi="Aptos" w:eastAsia="Aptos" w:cs="Aptos"/>
        </w:rPr>
        <w:t xml:space="preserve"> </w:t>
      </w:r>
      <w:r w:rsidRPr="7B0446C2" w:rsidR="77AD4BF3">
        <w:rPr>
          <w:rFonts w:ascii="Aptos" w:hAnsi="Aptos" w:eastAsia="Aptos" w:cs="Aptos"/>
        </w:rPr>
        <w:t xml:space="preserve">Pasitarkime, kurią dalį rodysime. </w:t>
      </w:r>
    </w:p>
    <w:p w:rsidR="4163CBDB" w:rsidP="7B0446C2" w:rsidRDefault="4163CBDB" w14:paraId="23FB2B01" w14:textId="7F034466">
      <w:r w:rsidRPr="7B0446C2">
        <w:rPr>
          <w:rFonts w:ascii="Aptos" w:hAnsi="Aptos" w:eastAsia="Aptos" w:cs="Aptos"/>
        </w:rPr>
        <w:t xml:space="preserve">Honorouble mention – galime paminėti ir antrąją vietą - LT-DE daininkę Leną Valaitis ir 1981 m. jos eurovizinę dainą. </w:t>
      </w:r>
    </w:p>
    <w:p w:rsidR="4163CBDB" w:rsidP="7B0446C2" w:rsidRDefault="4163CBDB" w14:paraId="67C0F62F" w14:textId="0F85690D">
      <w:pPr>
        <w:rPr>
          <w:rFonts w:ascii="Aptos" w:hAnsi="Aptos" w:eastAsia="Aptos" w:cs="Aptos"/>
        </w:rPr>
      </w:pPr>
      <w:r w:rsidRPr="7B0446C2">
        <w:rPr>
          <w:rFonts w:ascii="Aptos" w:hAnsi="Aptos" w:eastAsia="Aptos" w:cs="Aptos"/>
        </w:rPr>
        <w:t xml:space="preserve">Tiesiog kaip faktą, o ne klausimą - kaip mes tos eurovizijoje ieškome visais būdais. </w:t>
      </w:r>
    </w:p>
    <w:p w:rsidR="7B6F8900" w:rsidP="7B6F8900" w:rsidRDefault="7B6F8900" w14:paraId="03EB6B45" w14:textId="1E04EBDE">
      <w:pPr>
        <w:rPr>
          <w:rFonts w:ascii="Aptos" w:hAnsi="Aptos" w:eastAsia="Aptos" w:cs="Aptos"/>
        </w:rPr>
      </w:pPr>
    </w:p>
    <w:p w:rsidR="7B6F8900" w:rsidP="7B6F8900" w:rsidRDefault="7B6F8900" w14:paraId="45803CB6" w14:textId="2F53C3FB">
      <w:pPr>
        <w:rPr>
          <w:rFonts w:ascii="Aptos" w:hAnsi="Aptos" w:eastAsia="Aptos" w:cs="Aptos"/>
        </w:rPr>
      </w:pPr>
    </w:p>
    <w:p w:rsidR="660F9409" w:rsidP="00F06C6B" w:rsidRDefault="660F9409" w14:paraId="6E4A47E0" w14:textId="63A82334">
      <w:pPr>
        <w:pStyle w:val="ListParagraph"/>
        <w:numPr>
          <w:ilvl w:val="0"/>
          <w:numId w:val="9"/>
        </w:numPr>
        <w:rPr>
          <w:rFonts w:ascii="Aptos" w:hAnsi="Aptos" w:eastAsia="Aptos" w:cs="Aptos"/>
        </w:rPr>
      </w:pPr>
    </w:p>
    <w:p w:rsidR="7B6F8900" w:rsidP="49C50EC0" w:rsidRDefault="511FE1C9" w14:paraId="2EEF71FA" w14:textId="726B4277">
      <w:pPr>
        <w:rPr>
          <w:rFonts w:ascii="Aptos" w:hAnsi="Aptos" w:eastAsia="Aptos" w:cs="Aptos"/>
        </w:rPr>
      </w:pPr>
      <w:r w:rsidRPr="76BB527D">
        <w:rPr>
          <w:rFonts w:ascii="Aptos" w:hAnsi="Aptos" w:eastAsia="Aptos" w:cs="Aptos"/>
        </w:rPr>
        <w:t xml:space="preserve">Two Lithuanian mountaineers carried a symbolic national object </w:t>
      </w:r>
      <w:r w:rsidRPr="76BB527D" w:rsidR="29D39E85">
        <w:rPr>
          <w:rFonts w:ascii="Aptos" w:hAnsi="Aptos" w:eastAsia="Aptos" w:cs="Aptos"/>
        </w:rPr>
        <w:t xml:space="preserve">from below sea level </w:t>
      </w:r>
      <w:r w:rsidRPr="76BB527D">
        <w:rPr>
          <w:rFonts w:ascii="Aptos" w:hAnsi="Aptos" w:eastAsia="Aptos" w:cs="Aptos"/>
        </w:rPr>
        <w:t>to the summit of Mount Everest and scattered it from the world's highest peak.</w:t>
      </w:r>
    </w:p>
    <w:p w:rsidR="7B6F8900" w:rsidP="49C50EC0" w:rsidRDefault="511FE1C9" w14:paraId="59FC0337" w14:textId="6DC9EADA">
      <w:pPr>
        <w:rPr>
          <w:rFonts w:ascii="Aptos" w:hAnsi="Aptos" w:eastAsia="Aptos" w:cs="Aptos"/>
        </w:rPr>
      </w:pPr>
      <w:r w:rsidRPr="76BB527D">
        <w:rPr>
          <w:rFonts w:ascii="Aptos" w:hAnsi="Aptos" w:eastAsia="Aptos" w:cs="Aptos"/>
        </w:rPr>
        <w:t>What was it?</w:t>
      </w:r>
      <w:ins w:author="Kristina Simonaitytė" w:date="2026-06-12T13:29:00Z" w16du:dateUtc="2026-06-12T13:29:30Z" w:id="13">
        <w:r w:rsidRPr="76BB527D" w:rsidR="5888A6BA">
          <w:rPr>
            <w:rFonts w:ascii="Aptos" w:hAnsi="Aptos" w:eastAsia="Aptos" w:cs="Aptos"/>
          </w:rPr>
          <w:t xml:space="preserve"> (galimas hint: Jurassic Park)</w:t>
        </w:r>
      </w:ins>
    </w:p>
    <w:p w:rsidR="7B6F8900" w:rsidP="49C50EC0" w:rsidRDefault="511FE1C9" w14:paraId="4ABFDEE7" w14:textId="6570559C">
      <w:pPr>
        <w:rPr>
          <w:rFonts w:ascii="Aptos" w:hAnsi="Aptos" w:eastAsia="Aptos" w:cs="Aptos"/>
        </w:rPr>
      </w:pPr>
      <w:r w:rsidRPr="49C50EC0">
        <w:rPr>
          <w:rFonts w:ascii="Aptos" w:hAnsi="Aptos" w:eastAsia="Aptos" w:cs="Aptos"/>
          <w:b/>
          <w:bCs/>
        </w:rPr>
        <w:t>Answer:</w:t>
      </w:r>
      <w:r w:rsidRPr="49C50EC0">
        <w:rPr>
          <w:rFonts w:ascii="Aptos" w:hAnsi="Aptos" w:eastAsia="Aptos" w:cs="Aptos"/>
        </w:rPr>
        <w:t xml:space="preserve"> Amber</w:t>
      </w:r>
    </w:p>
    <w:p w:rsidR="7B6F8900" w:rsidP="7B6F8900" w:rsidRDefault="0E3BF2B1" w14:paraId="5EFF4B78" w14:textId="7D3CAF87">
      <w:r w:rsidRPr="49C50EC0">
        <w:rPr>
          <w:rFonts w:ascii="Aptos" w:hAnsi="Aptos" w:eastAsia="Aptos" w:cs="Aptos"/>
        </w:rPr>
        <w:t xml:space="preserve">Reikia alpinistų ir gintaro nuotraukos. </w:t>
      </w:r>
    </w:p>
    <w:p w:rsidR="0E3BF2B1" w:rsidP="49C50EC0" w:rsidRDefault="0E3BF2B1" w14:paraId="4C4BB623" w14:textId="24D75BF2">
      <w:r w:rsidRPr="49C50EC0">
        <w:rPr>
          <w:rFonts w:ascii="Aptos" w:hAnsi="Aptos" w:eastAsia="Aptos" w:cs="Aptos"/>
        </w:rPr>
        <w:t xml:space="preserve">Pačią istoriją ir konkrečius metus galima papasakoti, o skaidrėse rašyti lakoniškiau. </w:t>
      </w:r>
    </w:p>
    <w:p w:rsidR="49C50EC0" w:rsidP="49C50EC0" w:rsidRDefault="49C50EC0" w14:paraId="13A918E7" w14:textId="2970FA1A">
      <w:pPr>
        <w:rPr>
          <w:rFonts w:ascii="Aptos" w:hAnsi="Aptos" w:eastAsia="Aptos" w:cs="Aptos"/>
        </w:rPr>
      </w:pPr>
    </w:p>
    <w:p w:rsidR="660F9409" w:rsidP="00F06C6B" w:rsidRDefault="660F9409" w14:paraId="37E36193" w14:textId="5C2C8727">
      <w:pPr>
        <w:pStyle w:val="ListParagraph"/>
        <w:numPr>
          <w:ilvl w:val="0"/>
          <w:numId w:val="9"/>
        </w:numPr>
        <w:rPr>
          <w:rFonts w:ascii="Aptos" w:hAnsi="Aptos" w:eastAsia="Aptos" w:cs="Aptos"/>
        </w:rPr>
      </w:pPr>
    </w:p>
    <w:p w:rsidR="7B6F8900" w:rsidP="49C50EC0" w:rsidRDefault="3C29A65F" w14:paraId="670E71BD" w14:textId="4E884463">
      <w:pPr>
        <w:rPr>
          <w:rFonts w:ascii="Aptos" w:hAnsi="Aptos" w:eastAsia="Aptos" w:cs="Aptos"/>
        </w:rPr>
      </w:pPr>
      <w:commentRangeStart w:id="14"/>
      <w:r w:rsidRPr="76BB527D">
        <w:rPr>
          <w:rFonts w:ascii="Aptos" w:hAnsi="Aptos" w:eastAsia="Aptos" w:cs="Aptos"/>
        </w:rPr>
        <w:t>When Lithuanians learn about the interwar period, one statistic is often proudly repeated in schools. In 1938, Lithuania ranked second in Europe in butter and bacon production despite being one of the poorest countries on the continent.</w:t>
      </w:r>
      <w:ins w:author="Kristina Simonaitytė" w:date="2026-06-14T10:46:00Z" w16du:dateUtc="2026-06-14T10:46:59Z" w:id="15">
        <w:r w:rsidRPr="76BB527D" w:rsidR="1BAEDF42">
          <w:rPr>
            <w:rFonts w:ascii="Aptos" w:hAnsi="Aptos" w:eastAsia="Aptos" w:cs="Aptos"/>
          </w:rPr>
          <w:t xml:space="preserve"> The country</w:t>
        </w:r>
      </w:ins>
      <w:ins w:author="Kristina Simonaitytė" w:date="2026-06-14T10:47:00Z" w16du:dateUtc="2026-06-14T10:47:27Z" w:id="16">
        <w:r w:rsidRPr="76BB527D" w:rsidR="1BAEDF42">
          <w:rPr>
            <w:rFonts w:ascii="Aptos" w:hAnsi="Aptos" w:eastAsia="Aptos" w:cs="Aptos"/>
          </w:rPr>
          <w:t xml:space="preserve"> that ranked first is still a key producer of the latter, but would rather not be anymore (according to Politico).</w:t>
        </w:r>
      </w:ins>
      <w:commentRangeEnd w:id="14"/>
      <w:r w:rsidR="7B6F8900">
        <w:rPr>
          <w:rStyle w:val="CommentReference"/>
          <w:rFonts w:ascii="Aptos" w:hAnsi="Aptos" w:eastAsia="Aptos" w:cs="Aptos"/>
          <w:sz w:val="24"/>
          <w:szCs w:val="24"/>
        </w:rPr>
        <w:commentReference w:id="14"/>
      </w:r>
    </w:p>
    <w:p w:rsidR="7B6F8900" w:rsidP="49C50EC0" w:rsidRDefault="3C29A65F" w14:paraId="7D125468" w14:textId="40C02908">
      <w:pPr>
        <w:rPr>
          <w:rFonts w:ascii="Aptos" w:hAnsi="Aptos" w:eastAsia="Aptos" w:cs="Aptos"/>
        </w:rPr>
      </w:pPr>
      <w:r w:rsidRPr="49C50EC0">
        <w:rPr>
          <w:rFonts w:ascii="Aptos" w:hAnsi="Aptos" w:eastAsia="Aptos" w:cs="Aptos"/>
        </w:rPr>
        <w:t>Which country ranked first?</w:t>
      </w:r>
    </w:p>
    <w:p w:rsidR="7B6F8900" w:rsidP="49C50EC0" w:rsidRDefault="3C29A65F" w14:paraId="5CA06E1A" w14:textId="5021DA8A">
      <w:pPr>
        <w:rPr>
          <w:rFonts w:ascii="Aptos" w:hAnsi="Aptos" w:eastAsia="Aptos" w:cs="Aptos"/>
        </w:rPr>
      </w:pPr>
      <w:r w:rsidRPr="49C50EC0">
        <w:rPr>
          <w:rFonts w:ascii="Aptos" w:hAnsi="Aptos" w:eastAsia="Aptos" w:cs="Aptos"/>
          <w:b/>
          <w:bCs/>
        </w:rPr>
        <w:t>Answer:</w:t>
      </w:r>
      <w:r w:rsidRPr="49C50EC0">
        <w:rPr>
          <w:rFonts w:ascii="Aptos" w:hAnsi="Aptos" w:eastAsia="Aptos" w:cs="Aptos"/>
        </w:rPr>
        <w:t xml:space="preserve"> Denmark</w:t>
      </w:r>
    </w:p>
    <w:p w:rsidR="7B6F8900" w:rsidP="76BB527D" w:rsidRDefault="3C29A65F" w14:paraId="19DE5604" w14:textId="35E17DCA">
      <w:pPr>
        <w:rPr>
          <w:del w:author="Kristina Simonaitytė" w:date="2026-06-14T10:47:00Z" w16du:dateUtc="2026-06-14T10:47:33Z" w:id="17"/>
          <w:rFonts w:ascii="Aptos" w:hAnsi="Aptos" w:eastAsia="Aptos" w:cs="Aptos"/>
        </w:rPr>
      </w:pPr>
      <w:r w:rsidRPr="76BB527D">
        <w:rPr>
          <w:rFonts w:ascii="Aptos" w:hAnsi="Aptos" w:eastAsia="Aptos" w:cs="Aptos"/>
        </w:rPr>
        <w:t xml:space="preserve">Hint – recent presidency </w:t>
      </w:r>
    </w:p>
    <w:p w:rsidR="2CF6B34A" w:rsidP="49C50EC0" w:rsidRDefault="2CF6B34A" w14:paraId="1F179427" w14:textId="6FBD2241">
      <w:r w:rsidRPr="49C50EC0">
        <w:rPr>
          <w:rFonts w:ascii="Aptos" w:hAnsi="Aptos" w:eastAsia="Aptos" w:cs="Aptos"/>
        </w:rPr>
        <w:t>Reikia nuotraukos su tarpukario statistika (atsakymui), jei rasim arba šiaip iliustracijos su sviestu ir bekonais</w:t>
      </w:r>
      <w:r w:rsidRPr="49C50EC0" w:rsidR="4845D604">
        <w:rPr>
          <w:rFonts w:ascii="Aptos" w:hAnsi="Aptos" w:eastAsia="Aptos" w:cs="Aptos"/>
        </w:rPr>
        <w:t xml:space="preserve"> </w:t>
      </w:r>
      <w:r w:rsidRPr="49C50EC0" w:rsidR="4845D604">
        <w:rPr>
          <w:rFonts w:ascii="Segoe UI Emoji" w:hAnsi="Segoe UI Emoji" w:eastAsia="Segoe UI Emoji" w:cs="Segoe UI Emoji"/>
        </w:rPr>
        <w:t>😀</w:t>
      </w:r>
      <w:r w:rsidRPr="49C50EC0" w:rsidR="4845D604">
        <w:rPr>
          <w:rFonts w:ascii="Aptos" w:hAnsi="Aptos" w:eastAsia="Aptos" w:cs="Aptos"/>
        </w:rPr>
        <w:t xml:space="preserve"> </w:t>
      </w:r>
    </w:p>
    <w:p w:rsidR="49C50EC0" w:rsidP="49C50EC0" w:rsidRDefault="49C50EC0" w14:paraId="11D89690" w14:textId="643945E9">
      <w:pPr>
        <w:rPr>
          <w:rFonts w:ascii="Aptos" w:hAnsi="Aptos" w:eastAsia="Aptos" w:cs="Aptos"/>
        </w:rPr>
      </w:pPr>
    </w:p>
    <w:p w:rsidR="660F9409" w:rsidP="00F06C6B" w:rsidRDefault="660F9409" w14:paraId="490FD489" w14:textId="42683535">
      <w:pPr>
        <w:pStyle w:val="ListParagraph"/>
        <w:numPr>
          <w:ilvl w:val="0"/>
          <w:numId w:val="9"/>
        </w:numPr>
        <w:rPr>
          <w:rFonts w:ascii="Aptos" w:hAnsi="Aptos" w:eastAsia="Aptos" w:cs="Aptos"/>
        </w:rPr>
      </w:pPr>
    </w:p>
    <w:p w:rsidR="7B6F8900" w:rsidP="7B6F8900" w:rsidRDefault="63899E2C" w14:paraId="5149582C" w14:textId="3870E8D2">
      <w:commentRangeStart w:id="18"/>
      <w:commentRangeStart w:id="19"/>
      <w:commentRangeStart w:id="20"/>
      <w:r w:rsidRPr="76BB527D">
        <w:rPr>
          <w:rFonts w:ascii="Aptos" w:hAnsi="Aptos" w:eastAsia="Aptos" w:cs="Aptos"/>
        </w:rPr>
        <w:t>Across Europe</w:t>
      </w:r>
      <w:ins w:author="Kristina Simonaitytė" w:date="2026-06-12T13:31:00Z" w16du:dateUtc="2026-06-12T13:31:34Z" w:id="21">
        <w:r w:rsidRPr="76BB527D" w:rsidR="7E96628C">
          <w:rPr>
            <w:rFonts w:ascii="Aptos" w:hAnsi="Aptos" w:eastAsia="Aptos" w:cs="Aptos"/>
          </w:rPr>
          <w:t xml:space="preserve"> in June</w:t>
        </w:r>
      </w:ins>
      <w:r w:rsidRPr="76BB527D">
        <w:rPr>
          <w:rFonts w:ascii="Aptos" w:hAnsi="Aptos" w:eastAsia="Aptos" w:cs="Aptos"/>
        </w:rPr>
        <w:t xml:space="preserve"> people celebrate Midsummer</w:t>
      </w:r>
      <w:ins w:author="Kristina Simonaitytė" w:date="2026-06-12T13:31:00Z" w16du:dateUtc="2026-06-12T13:31:52Z" w:id="22">
        <w:r w:rsidRPr="76BB527D" w:rsidR="3E6B3FCB">
          <w:rPr>
            <w:rFonts w:ascii="Aptos" w:hAnsi="Aptos" w:eastAsia="Aptos" w:cs="Aptos"/>
          </w:rPr>
          <w:t>, or the longest days and shortest nights of the year,</w:t>
        </w:r>
      </w:ins>
      <w:r w:rsidRPr="76BB527D">
        <w:rPr>
          <w:rFonts w:ascii="Aptos" w:hAnsi="Aptos" w:eastAsia="Aptos" w:cs="Aptos"/>
        </w:rPr>
        <w:t xml:space="preserve"> with bonfires. In </w:t>
      </w:r>
      <w:ins w:author="Kristina Simonaitytė" w:date="2026-06-14T10:51:00Z" w16du:dateUtc="2026-06-14T10:51:20Z" w:id="23">
        <w:r w:rsidRPr="76BB527D" w:rsidR="79C83CE3">
          <w:rPr>
            <w:rFonts w:ascii="Aptos" w:hAnsi="Aptos" w:eastAsia="Aptos" w:cs="Aptos"/>
          </w:rPr>
          <w:t>the Baltics</w:t>
        </w:r>
      </w:ins>
      <w:del w:author="Kristina Simonaitytė" w:date="2026-06-14T10:51:00Z" w16du:dateUtc="2026-06-14T10:51:14Z" w:id="24">
        <w:r w:rsidRPr="76BB527D" w:rsidDel="63899E2C" w:rsidR="7B6F8900">
          <w:rPr>
            <w:rFonts w:ascii="Aptos" w:hAnsi="Aptos" w:eastAsia="Aptos" w:cs="Aptos"/>
          </w:rPr>
          <w:delText>Lithuania</w:delText>
        </w:r>
      </w:del>
      <w:r w:rsidRPr="76BB527D">
        <w:rPr>
          <w:rFonts w:ascii="Aptos" w:hAnsi="Aptos" w:eastAsia="Aptos" w:cs="Aptos"/>
        </w:rPr>
        <w:t>, one tradition involves searching for a mythical flower that supposedly blooms only on that night.</w:t>
      </w:r>
    </w:p>
    <w:p w:rsidR="7B6F8900" w:rsidP="76BB527D" w:rsidRDefault="63899E2C" w14:paraId="329C6A01" w14:textId="415E8D0F">
      <w:pPr>
        <w:rPr>
          <w:rFonts w:ascii="Aptos" w:hAnsi="Aptos" w:eastAsia="Aptos" w:cs="Aptos"/>
        </w:rPr>
      </w:pPr>
      <w:r w:rsidRPr="76BB527D">
        <w:rPr>
          <w:rFonts w:ascii="Aptos" w:hAnsi="Aptos" w:eastAsia="Aptos" w:cs="Aptos"/>
        </w:rPr>
        <w:t>Which flower?</w:t>
      </w:r>
      <w:ins w:author="Kristina Simonaitytė" w:date="2026-06-12T13:32:00Z" w16du:dateUtc="2026-06-12T13:32:31Z" w:id="25">
        <w:r w:rsidRPr="76BB527D" w:rsidR="5580EAF4">
          <w:rPr>
            <w:rFonts w:ascii="Aptos" w:hAnsi="Aptos" w:eastAsia="Aptos" w:cs="Aptos"/>
          </w:rPr>
          <w:t xml:space="preserve"> (Hint: once again we are back in the Jurassic period)</w:t>
        </w:r>
      </w:ins>
    </w:p>
    <w:p w:rsidR="7B6F8900" w:rsidP="7B6F8900" w:rsidRDefault="63899E2C" w14:paraId="10F3ED0A" w14:textId="45510796">
      <w:r w:rsidRPr="49C50EC0">
        <w:rPr>
          <w:rFonts w:ascii="Aptos" w:hAnsi="Aptos" w:eastAsia="Aptos" w:cs="Aptos"/>
        </w:rPr>
        <w:t>Answer: Fern flower</w:t>
      </w:r>
    </w:p>
    <w:p w:rsidR="7B6F8900" w:rsidP="76BB527D" w:rsidRDefault="5C40326E" w14:paraId="192122E5" w14:textId="313102C1">
      <w:pPr>
        <w:rPr>
          <w:rFonts w:ascii="Aptos" w:hAnsi="Aptos" w:eastAsia="Aptos" w:cs="Aptos"/>
        </w:rPr>
      </w:pPr>
      <w:r w:rsidRPr="76BB527D">
        <w:rPr>
          <w:rFonts w:ascii="Aptos" w:hAnsi="Aptos" w:eastAsia="Aptos" w:cs="Aptos"/>
        </w:rPr>
        <w:t>Reikia paparčio žiedo nuotraukos</w:t>
      </w:r>
      <w:commentRangeEnd w:id="18"/>
      <w:r w:rsidR="7B6F8900">
        <w:rPr>
          <w:rStyle w:val="CommentReference"/>
          <w:rFonts w:ascii="Aptos" w:hAnsi="Aptos" w:eastAsia="Aptos" w:cs="Aptos"/>
          <w:sz w:val="24"/>
          <w:szCs w:val="24"/>
        </w:rPr>
        <w:commentReference w:id="18"/>
      </w:r>
      <w:commentRangeEnd w:id="19"/>
      <w:r>
        <w:rPr>
          <w:rStyle w:val="CommentReference"/>
        </w:rPr>
        <w:commentReference w:id="19"/>
      </w:r>
      <w:commentRangeEnd w:id="20"/>
      <w:r>
        <w:rPr>
          <w:rStyle w:val="CommentReference"/>
        </w:rPr>
        <w:commentReference w:id="20"/>
      </w:r>
    </w:p>
    <w:p w:rsidR="49C50EC0" w:rsidP="49C50EC0" w:rsidRDefault="49C50EC0" w14:paraId="7FD8320E" w14:textId="78185F15">
      <w:pPr>
        <w:rPr>
          <w:rFonts w:ascii="Aptos" w:hAnsi="Aptos" w:eastAsia="Aptos" w:cs="Aptos"/>
        </w:rPr>
      </w:pPr>
    </w:p>
    <w:p w:rsidR="660F9409" w:rsidP="00F06C6B" w:rsidRDefault="660F9409" w14:paraId="3A2EA5E9" w14:textId="25DBF22B">
      <w:pPr>
        <w:pStyle w:val="ListParagraph"/>
        <w:numPr>
          <w:ilvl w:val="0"/>
          <w:numId w:val="9"/>
        </w:numPr>
        <w:rPr>
          <w:rFonts w:ascii="Aptos" w:hAnsi="Aptos" w:eastAsia="Aptos" w:cs="Aptos"/>
        </w:rPr>
      </w:pPr>
    </w:p>
    <w:p w:rsidR="7B6F8900" w:rsidP="49C50EC0" w:rsidRDefault="77E4516A" w14:paraId="6E3AB0CF" w14:textId="13D54BED">
      <w:pPr>
        <w:rPr>
          <w:ins w:author="Kristina Simonaitytė" w:date="2026-06-14T10:56:00Z" w16du:dateUtc="2026-06-14T10:56:38Z" w:id="26"/>
        </w:rPr>
      </w:pPr>
      <w:commentRangeStart w:id="27"/>
      <w:commentRangeStart w:id="28"/>
      <w:r w:rsidRPr="76BB527D">
        <w:rPr>
          <w:rFonts w:ascii="Aptos" w:hAnsi="Aptos" w:eastAsia="Aptos" w:cs="Aptos"/>
        </w:rPr>
        <w:t>1918 was a big year for Lithuania — also for democracy.</w:t>
      </w:r>
      <w:r w:rsidR="7B6F8900">
        <w:br/>
      </w:r>
      <w:r w:rsidRPr="76BB527D">
        <w:rPr>
          <w:rFonts w:ascii="Aptos" w:hAnsi="Aptos" w:eastAsia="Aptos" w:cs="Aptos"/>
        </w:rPr>
        <w:t xml:space="preserve"> Lithuanian women gained something that many women in Western Europe had to wait decades for.</w:t>
      </w:r>
      <w:r w:rsidR="7B6F8900">
        <w:br/>
      </w:r>
      <w:r w:rsidRPr="76BB527D">
        <w:rPr>
          <w:rFonts w:ascii="Aptos" w:hAnsi="Aptos" w:eastAsia="Aptos" w:cs="Aptos"/>
        </w:rPr>
        <w:t xml:space="preserve"> What was it?</w:t>
      </w:r>
      <w:commentRangeEnd w:id="27"/>
      <w:r w:rsidR="7B6F8900">
        <w:rPr>
          <w:rStyle w:val="CommentReference"/>
          <w:sz w:val="24"/>
          <w:szCs w:val="24"/>
        </w:rPr>
        <w:commentReference w:id="27"/>
      </w:r>
      <w:commentRangeEnd w:id="28"/>
      <w:r>
        <w:rPr>
          <w:rStyle w:val="CommentReference"/>
        </w:rPr>
        <w:commentReference w:id="28"/>
      </w:r>
    </w:p>
    <w:p w:rsidR="7B6F8900" w:rsidP="76BB527D" w:rsidRDefault="09E9AB26" w14:paraId="13A7E129" w14:textId="1B58366B">
      <w:pPr>
        <w:rPr>
          <w:ins w:author="Kristina Simonaitytė" w:date="2026-06-14T10:56:00Z" w16du:dateUtc="2026-06-14T10:56:39Z" w:id="29"/>
          <w:rFonts w:ascii="Aptos" w:hAnsi="Aptos" w:eastAsia="Aptos" w:cs="Aptos"/>
        </w:rPr>
      </w:pPr>
      <w:commentRangeStart w:id="30"/>
      <w:ins w:author="Kristina Simonaitytė" w:date="2026-06-14T12:16:00Z" w16du:dateUtc="2026-06-14T12:16:25Z" w:id="31">
        <w:r w:rsidRPr="5C4B8BEF">
          <w:rPr>
            <w:rFonts w:ascii="Aptos" w:hAnsi="Aptos" w:eastAsia="Aptos" w:cs="Aptos"/>
          </w:rPr>
          <w:t xml:space="preserve">In Europe </w:t>
        </w:r>
      </w:ins>
      <w:ins w:author="Kristina Simonaitytė" w:date="2026-06-14T10:56:00Z" w16du:dateUtc="2026-06-14T10:56:57Z" w:id="32">
        <w:r w:rsidRPr="5C4B8BEF" w:rsidR="1227F441">
          <w:rPr>
            <w:rFonts w:ascii="Aptos" w:hAnsi="Aptos" w:eastAsia="Aptos" w:cs="Aptos"/>
          </w:rPr>
          <w:t xml:space="preserve">Finland did </w:t>
        </w:r>
      </w:ins>
      <w:ins w:author="Kristina Simonaitytė" w:date="2026-06-14T11:00:00Z" w16du:dateUtc="2026-06-14T11:00:58Z" w:id="33">
        <w:r w:rsidRPr="5C4B8BEF" w:rsidR="50391B73">
          <w:rPr>
            <w:rFonts w:ascii="Aptos" w:hAnsi="Aptos" w:eastAsia="Aptos" w:cs="Aptos"/>
          </w:rPr>
          <w:t xml:space="preserve">IT </w:t>
        </w:r>
      </w:ins>
      <w:ins w:author="Kristina Simonaitytė" w:date="2026-06-14T10:56:00Z" w16du:dateUtc="2026-06-14T10:56:57Z" w:id="34">
        <w:r w:rsidRPr="5C4B8BEF" w:rsidR="1227F441">
          <w:rPr>
            <w:rFonts w:ascii="Aptos" w:hAnsi="Aptos" w:eastAsia="Aptos" w:cs="Aptos"/>
          </w:rPr>
          <w:t xml:space="preserve">first in 1906, Switzerland last in </w:t>
        </w:r>
      </w:ins>
      <w:ins w:author="Kristina Simonaitytė" w:date="2026-06-14T10:57:00Z" w16du:dateUtc="2026-06-14T10:57:56Z" w:id="35">
        <w:r w:rsidRPr="5C4B8BEF" w:rsidR="1227F441">
          <w:rPr>
            <w:rFonts w:ascii="Aptos" w:hAnsi="Aptos" w:eastAsia="Aptos" w:cs="Aptos"/>
          </w:rPr>
          <w:t>1971.</w:t>
        </w:r>
      </w:ins>
      <w:commentRangeEnd w:id="30"/>
      <w:r w:rsidRPr="5C4B8BEF" w:rsidR="7B6F8900">
        <w:rPr>
          <w:rStyle w:val="CommentReference"/>
          <w:rFonts w:ascii="Aptos" w:hAnsi="Aptos" w:eastAsia="Aptos" w:cs="Aptos"/>
          <w:sz w:val="24"/>
          <w:szCs w:val="24"/>
        </w:rPr>
        <w:commentReference w:id="30"/>
      </w:r>
      <w:ins w:author="Kristina Simonaitytė" w:date="2026-06-14T10:57:00Z" w16du:dateUtc="2026-06-14T10:57:56Z" w:id="36">
        <w:r w:rsidRPr="5C4B8BEF" w:rsidR="1227F441">
          <w:rPr>
            <w:rFonts w:ascii="Aptos" w:hAnsi="Aptos" w:eastAsia="Aptos" w:cs="Aptos"/>
          </w:rPr>
          <w:t xml:space="preserve"> </w:t>
        </w:r>
        <w:r w:rsidRPr="5C4B8BEF" w:rsidR="3AE65E06">
          <w:rPr>
            <w:rFonts w:ascii="Aptos" w:hAnsi="Aptos" w:eastAsia="Aptos" w:cs="Aptos"/>
          </w:rPr>
          <w:t>Although none of them were present</w:t>
        </w:r>
      </w:ins>
      <w:ins w:author="Kristina Simonaitytė" w:date="2026-06-14T10:59:00Z" w16du:dateUtc="2026-06-14T10:59:27Z" w:id="37">
        <w:r w:rsidRPr="5C4B8BEF" w:rsidR="58180F01">
          <w:rPr>
            <w:rFonts w:ascii="Aptos" w:hAnsi="Aptos" w:eastAsia="Aptos" w:cs="Aptos"/>
          </w:rPr>
          <w:t xml:space="preserve"> in the room</w:t>
        </w:r>
      </w:ins>
      <w:ins w:author="Kristina Simonaitytė" w:date="2026-06-14T10:57:00Z" w16du:dateUtc="2026-06-14T10:57:56Z" w:id="38">
        <w:r w:rsidRPr="5C4B8BEF" w:rsidR="3AE65E06">
          <w:rPr>
            <w:rFonts w:ascii="Aptos" w:hAnsi="Aptos" w:eastAsia="Aptos" w:cs="Aptos"/>
          </w:rPr>
          <w:t xml:space="preserve"> </w:t>
        </w:r>
      </w:ins>
      <w:ins w:author="Kristina Simonaitytė" w:date="2026-06-14T10:58:00Z" w16du:dateUtc="2026-06-14T10:58:59Z" w:id="39">
        <w:r w:rsidRPr="5C4B8BEF" w:rsidR="3AE65E06">
          <w:rPr>
            <w:rFonts w:ascii="Aptos" w:hAnsi="Aptos" w:eastAsia="Aptos" w:cs="Aptos"/>
          </w:rPr>
          <w:t xml:space="preserve">when Lithuania’s independence was declared on 16 </w:t>
        </w:r>
        <w:r w:rsidRPr="5C4B8BEF" w:rsidR="52572676">
          <w:rPr>
            <w:rFonts w:ascii="Aptos" w:hAnsi="Aptos" w:eastAsia="Aptos" w:cs="Aptos"/>
          </w:rPr>
          <w:t>February</w:t>
        </w:r>
        <w:r w:rsidRPr="5C4B8BEF" w:rsidR="3AE65E06">
          <w:rPr>
            <w:rFonts w:ascii="Aptos" w:hAnsi="Aptos" w:eastAsia="Aptos" w:cs="Aptos"/>
          </w:rPr>
          <w:t xml:space="preserve"> 1918, but </w:t>
        </w:r>
      </w:ins>
      <w:ins w:author="Kristina Simonaitytė" w:date="2026-06-14T11:01:00Z" w16du:dateUtc="2026-06-14T11:01:17Z" w:id="40">
        <w:r w:rsidRPr="5C4B8BEF" w:rsidR="4834BEBA">
          <w:rPr>
            <w:rFonts w:ascii="Aptos" w:hAnsi="Aptos" w:eastAsia="Aptos" w:cs="Aptos"/>
          </w:rPr>
          <w:t xml:space="preserve">IT happened </w:t>
        </w:r>
      </w:ins>
      <w:ins w:author="Kristina Simonaitytė" w:date="2026-06-14T10:59:00Z" w16du:dateUtc="2026-06-14T10:59:37Z" w:id="41">
        <w:r w:rsidRPr="5C4B8BEF" w:rsidR="30530017">
          <w:rPr>
            <w:rFonts w:ascii="Aptos" w:hAnsi="Aptos" w:eastAsia="Aptos" w:cs="Aptos"/>
          </w:rPr>
          <w:t>later</w:t>
        </w:r>
      </w:ins>
      <w:ins w:author="Kristina Simonaitytė" w:date="2026-06-14T10:58:00Z" w16du:dateUtc="2026-06-14T10:58:59Z" w:id="42">
        <w:r w:rsidRPr="5C4B8BEF" w:rsidR="7DA8B689">
          <w:rPr>
            <w:rFonts w:ascii="Aptos" w:hAnsi="Aptos" w:eastAsia="Aptos" w:cs="Aptos"/>
          </w:rPr>
          <w:t xml:space="preserve"> </w:t>
        </w:r>
      </w:ins>
      <w:ins w:author="Kristina Simonaitytė" w:date="2026-06-14T10:59:00Z" w16du:dateUtc="2026-06-14T10:59:59Z" w:id="43">
        <w:r w:rsidRPr="5C4B8BEF" w:rsidR="7DA8B689">
          <w:rPr>
            <w:rFonts w:ascii="Aptos" w:hAnsi="Aptos" w:eastAsia="Aptos" w:cs="Aptos"/>
          </w:rPr>
          <w:t xml:space="preserve">the same year. </w:t>
        </w:r>
        <w:r w:rsidRPr="5C4B8BEF" w:rsidR="3B4F86E8">
          <w:rPr>
            <w:rFonts w:ascii="Aptos" w:hAnsi="Aptos" w:eastAsia="Aptos" w:cs="Aptos"/>
          </w:rPr>
          <w:t>What</w:t>
        </w:r>
      </w:ins>
      <w:ins w:author="Kristina Simonaitytė" w:date="2026-06-14T11:00:00Z" w16du:dateUtc="2026-06-14T11:00:01Z" w:id="44">
        <w:r w:rsidRPr="5C4B8BEF" w:rsidR="3B4F86E8">
          <w:rPr>
            <w:rFonts w:ascii="Aptos" w:hAnsi="Aptos" w:eastAsia="Aptos" w:cs="Aptos"/>
          </w:rPr>
          <w:t xml:space="preserve"> was </w:t>
        </w:r>
      </w:ins>
      <w:ins w:author="Kristina Simonaitytė" w:date="2026-06-14T11:01:00Z" w16du:dateUtc="2026-06-14T11:01:41Z" w:id="45">
        <w:r w:rsidRPr="5C4B8BEF" w:rsidR="60D63FB6">
          <w:rPr>
            <w:rFonts w:ascii="Aptos" w:hAnsi="Aptos" w:eastAsia="Aptos" w:cs="Aptos"/>
          </w:rPr>
          <w:t>IT</w:t>
        </w:r>
      </w:ins>
      <w:ins w:author="Kristina Simonaitytė" w:date="2026-06-14T11:00:00Z" w16du:dateUtc="2026-06-14T11:00:01Z" w:id="46">
        <w:r w:rsidRPr="5C4B8BEF" w:rsidR="3B4F86E8">
          <w:rPr>
            <w:rFonts w:ascii="Aptos" w:hAnsi="Aptos" w:eastAsia="Aptos" w:cs="Aptos"/>
          </w:rPr>
          <w:t>?</w:t>
        </w:r>
      </w:ins>
    </w:p>
    <w:p w:rsidR="7B6F8900" w:rsidP="76BB527D" w:rsidRDefault="77E4516A" w14:paraId="45167316" w14:textId="3AC2E114">
      <w:pPr>
        <w:rPr>
          <w:rFonts w:ascii="Aptos" w:hAnsi="Aptos" w:eastAsia="Aptos" w:cs="Aptos"/>
        </w:rPr>
      </w:pPr>
      <w:r w:rsidRPr="76BB527D">
        <w:rPr>
          <w:rFonts w:ascii="Aptos" w:hAnsi="Aptos" w:eastAsia="Aptos" w:cs="Aptos"/>
          <w:b/>
          <w:bCs/>
        </w:rPr>
        <w:t>Answer:</w:t>
      </w:r>
      <w:r w:rsidRPr="76BB527D">
        <w:rPr>
          <w:rFonts w:ascii="Aptos" w:hAnsi="Aptos" w:eastAsia="Aptos" w:cs="Aptos"/>
        </w:rPr>
        <w:t xml:space="preserve"> </w:t>
      </w:r>
      <w:ins w:author="Kristina Simonaitytė" w:date="2026-06-14T11:00:00Z" w16du:dateUtc="2026-06-14T11:00:43Z" w:id="47">
        <w:r w:rsidRPr="76BB527D" w:rsidR="730F57C4">
          <w:rPr>
            <w:rFonts w:ascii="Aptos" w:hAnsi="Aptos" w:eastAsia="Aptos" w:cs="Aptos"/>
          </w:rPr>
          <w:t xml:space="preserve">Granting women the right to vote / </w:t>
        </w:r>
      </w:ins>
      <w:del w:author="Kristina Simonaitytė" w:date="2026-06-14T11:00:00Z" w16du:dateUtc="2026-06-14T11:00:49Z" w:id="48">
        <w:r w:rsidRPr="76BB527D" w:rsidDel="77E4516A" w:rsidR="7B6F8900">
          <w:rPr>
            <w:rFonts w:ascii="Aptos" w:hAnsi="Aptos" w:eastAsia="Aptos" w:cs="Aptos"/>
          </w:rPr>
          <w:delText>V</w:delText>
        </w:r>
      </w:del>
      <w:ins w:author="Kristina Simonaitytė" w:date="2026-06-14T11:00:00Z" w16du:dateUtc="2026-06-14T11:00:49Z" w:id="49">
        <w:r w:rsidRPr="76BB527D" w:rsidR="43EBD5DA">
          <w:rPr>
            <w:rFonts w:ascii="Aptos" w:hAnsi="Aptos" w:eastAsia="Aptos" w:cs="Aptos"/>
          </w:rPr>
          <w:t>v</w:t>
        </w:r>
      </w:ins>
      <w:r w:rsidRPr="76BB527D">
        <w:rPr>
          <w:rFonts w:ascii="Aptos" w:hAnsi="Aptos" w:eastAsia="Aptos" w:cs="Aptos"/>
        </w:rPr>
        <w:t>oting rights</w:t>
      </w:r>
    </w:p>
    <w:p w:rsidR="7B6F8900" w:rsidP="49C50EC0" w:rsidRDefault="77E4516A" w14:paraId="5569065F" w14:textId="500ADBBC">
      <w:pPr>
        <w:rPr>
          <w:rStyle w:val="Hyperlink"/>
        </w:rPr>
      </w:pPr>
      <w:r w:rsidRPr="49C50EC0">
        <w:rPr>
          <w:rFonts w:ascii="Aptos" w:hAnsi="Aptos" w:eastAsia="Aptos" w:cs="Aptos"/>
        </w:rPr>
        <w:t>Reikia skaidrėse, kurioje rodomas pašto ženklas</w:t>
      </w:r>
    </w:p>
    <w:p w:rsidR="7B6F8900" w:rsidP="7B6F8900" w:rsidRDefault="77E4516A" w14:paraId="15B8798C" w14:textId="5D6D83FA">
      <w:hyperlink r:id="rId16">
        <w:r w:rsidRPr="49C50EC0">
          <w:rPr>
            <w:rStyle w:val="Hyperlink"/>
          </w:rPr>
          <w:t>https://manoteises.lt/straipsnis/isleidziamas-pasto-zenklas-moteru-balsavimo-simtmeciui-lietuvoje-pamineti/</w:t>
        </w:r>
      </w:hyperlink>
      <w:r w:rsidRPr="49C50EC0">
        <w:rPr>
          <w:rFonts w:ascii="Aptos" w:hAnsi="Aptos" w:eastAsia="Aptos" w:cs="Aptos"/>
        </w:rPr>
        <w:t xml:space="preserve"> </w:t>
      </w:r>
    </w:p>
    <w:p w:rsidR="660F9409" w:rsidP="00F06C6B" w:rsidRDefault="660F9409" w14:paraId="182D5F50" w14:textId="70DCF165">
      <w:pPr>
        <w:pStyle w:val="ListParagraph"/>
        <w:numPr>
          <w:ilvl w:val="0"/>
          <w:numId w:val="9"/>
        </w:numPr>
        <w:rPr>
          <w:rFonts w:ascii="Aptos" w:hAnsi="Aptos" w:eastAsia="Aptos" w:cs="Aptos"/>
        </w:rPr>
      </w:pPr>
    </w:p>
    <w:p w:rsidR="7B6F8900" w:rsidP="49C50EC0" w:rsidRDefault="76B146E1" w14:paraId="3B046008" w14:textId="0F6C8D9B">
      <w:pPr>
        <w:rPr>
          <w:rFonts w:ascii="Aptos" w:hAnsi="Aptos" w:eastAsia="Aptos" w:cs="Aptos"/>
        </w:rPr>
      </w:pPr>
      <w:commentRangeStart w:id="50"/>
      <w:ins w:author="Kristina Simonaitytė" w:date="2026-06-14T11:04:00Z" w16du:dateUtc="2026-06-14T11:04:43Z" w:id="51">
        <w:r w:rsidRPr="76BB527D">
          <w:rPr>
            <w:rFonts w:ascii="Aptos" w:hAnsi="Aptos" w:eastAsia="Aptos" w:cs="Aptos"/>
          </w:rPr>
          <w:t>In the</w:t>
        </w:r>
      </w:ins>
      <w:del w:author="Kristina Simonaitytė" w:date="2026-06-14T11:04:00Z" w16du:dateUtc="2026-06-14T11:04:41Z" w:id="52">
        <w:r w:rsidRPr="76BB527D" w:rsidDel="3907BD4D" w:rsidR="7B6F8900">
          <w:rPr>
            <w:rFonts w:ascii="Aptos" w:hAnsi="Aptos" w:eastAsia="Aptos" w:cs="Aptos"/>
          </w:rPr>
          <w:delText>A</w:delText>
        </w:r>
      </w:del>
      <w:r w:rsidRPr="76BB527D" w:rsidR="3907BD4D">
        <w:rPr>
          <w:rFonts w:ascii="Aptos" w:hAnsi="Aptos" w:eastAsia="Aptos" w:cs="Aptos"/>
        </w:rPr>
        <w:t xml:space="preserve"> 16th-century </w:t>
      </w:r>
      <w:ins w:author="Kristina Simonaitytė" w:date="2026-06-14T11:04:00Z" w16du:dateUtc="2026-06-14T11:04:45Z" w:id="53">
        <w:r w:rsidRPr="76BB527D" w:rsidR="182C5D39">
          <w:rPr>
            <w:rFonts w:ascii="Aptos" w:hAnsi="Aptos" w:eastAsia="Aptos" w:cs="Aptos"/>
          </w:rPr>
          <w:t xml:space="preserve">a </w:t>
        </w:r>
      </w:ins>
      <w:r w:rsidRPr="76BB527D" w:rsidR="3907BD4D">
        <w:rPr>
          <w:rFonts w:ascii="Aptos" w:hAnsi="Aptos" w:eastAsia="Aptos" w:cs="Aptos"/>
        </w:rPr>
        <w:t>Lithuanian nobleman</w:t>
      </w:r>
      <w:ins w:author="Kristina Simonaitytė" w:date="2026-06-14T11:02:00Z" w16du:dateUtc="2026-06-14T11:02:51Z" w:id="54">
        <w:r w:rsidRPr="76BB527D" w:rsidR="3EE0812E">
          <w:rPr>
            <w:rFonts w:ascii="Aptos" w:hAnsi="Aptos" w:eastAsia="Aptos" w:cs="Aptos"/>
            <w:rPrChange w:author="Kristina Simonaitytė" w:date="2026-06-14T11:18:00Z" w16du:dateUtc="2026-06-14T11:18:43Z" w:id="55">
              <w:rPr>
                <w:rFonts w:ascii="Aptos" w:hAnsi="Aptos" w:eastAsia="Aptos" w:cs="Aptos"/>
                <w:highlight w:val="yellow"/>
              </w:rPr>
            </w:rPrChange>
          </w:rPr>
          <w:t xml:space="preserve"> </w:t>
        </w:r>
        <w:r w:rsidRPr="76BB527D" w:rsidR="3EE0812E">
          <w:rPr>
            <w:rFonts w:ascii="Aptos" w:hAnsi="Aptos" w:eastAsia="Aptos" w:cs="Aptos"/>
            <w:rPrChange w:author="Kristina Simonaitytė" w:date="2026-06-14T11:18:00Z" w16du:dateUtc="2026-06-14T11:18:43Z" w:id="56">
              <w:rPr>
                <w:rFonts w:ascii="Aptos" w:hAnsi="Aptos" w:eastAsia="Aptos" w:cs="Aptos"/>
                <w:highlight w:val="yellow"/>
              </w:rPr>
            </w:rPrChange>
          </w:rPr>
          <w:t>Radvil</w:t>
        </w:r>
      </w:ins>
      <w:ins w:author="Kristina Simonaitytė" w:date="2026-06-14T11:03:00Z" w16du:dateUtc="2026-06-14T11:03:55Z" w:id="57">
        <w:r w:rsidRPr="76BB527D" w:rsidR="4762C06D">
          <w:rPr>
            <w:rFonts w:ascii="Aptos" w:hAnsi="Aptos" w:eastAsia="Aptos" w:cs="Aptos"/>
            <w:rPrChange w:author="Kristina Simonaitytė" w:date="2026-06-14T11:18:00Z" w16du:dateUtc="2026-06-14T11:18:43Z" w:id="58">
              <w:rPr>
                <w:rFonts w:ascii="Aptos" w:hAnsi="Aptos" w:eastAsia="Aptos" w:cs="Aptos"/>
                <w:highlight w:val="yellow"/>
              </w:rPr>
            </w:rPrChange>
          </w:rPr>
          <w:t>a Našlaitėlis</w:t>
        </w:r>
      </w:ins>
      <w:ins w:author="Kristina Simonaitytė" w:date="2026-06-14T11:02:00Z" w16du:dateUtc="2026-06-14T11:02:51Z" w:id="59">
        <w:r w:rsidRPr="76BB527D" w:rsidR="3EE0812E">
          <w:rPr>
            <w:rFonts w:ascii="Aptos" w:hAnsi="Aptos" w:eastAsia="Aptos" w:cs="Aptos"/>
            <w:rPrChange w:author="Kristina Simonaitytė" w:date="2026-06-14T11:18:00Z" w16du:dateUtc="2026-06-14T11:18:43Z" w:id="60">
              <w:rPr>
                <w:rFonts w:ascii="Aptos" w:hAnsi="Aptos" w:eastAsia="Aptos" w:cs="Aptos"/>
                <w:highlight w:val="yellow"/>
              </w:rPr>
            </w:rPrChange>
          </w:rPr>
          <w:t xml:space="preserve"> </w:t>
        </w:r>
      </w:ins>
      <w:ins w:author="Kristina Simonaitytė" w:date="2026-06-14T11:03:00Z" w16du:dateUtc="2026-06-14T11:03:58Z" w:id="61">
        <w:r w:rsidRPr="76BB527D" w:rsidR="5C50E1E9">
          <w:rPr>
            <w:rFonts w:ascii="Aptos" w:hAnsi="Aptos" w:eastAsia="Aptos" w:cs="Aptos"/>
          </w:rPr>
          <w:t>(</w:t>
        </w:r>
      </w:ins>
      <w:del w:author="Kristina Simonaitytė" w:date="2026-06-14T11:03:00Z" w16du:dateUtc="2026-06-14T11:03:56Z" w:id="62">
        <w:r w:rsidRPr="76BB527D" w:rsidDel="3907BD4D" w:rsidR="7B6F8900">
          <w:rPr>
            <w:rFonts w:ascii="Aptos" w:hAnsi="Aptos" w:eastAsia="Aptos" w:cs="Aptos"/>
          </w:rPr>
          <w:delText xml:space="preserve"> </w:delText>
        </w:r>
      </w:del>
      <w:ins w:author="Kristina Simonaitytė" w:date="2026-06-14T11:03:00Z" w16du:dateUtc="2026-06-14T11:03:24Z" w:id="63">
        <w:r w:rsidRPr="76BB527D" w:rsidR="0C8C7EC4">
          <w:rPr>
            <w:rFonts w:ascii="Aptos" w:hAnsi="Aptos" w:eastAsia="Aptos" w:cs="Aptos"/>
            <w:rPrChange w:author="Kristina Simonaitytė" w:date="2026-06-14T11:18:00Z" w16du:dateUtc="2026-06-14T11:18:43Z" w:id="64">
              <w:rPr>
                <w:rFonts w:ascii="Aptos" w:hAnsi="Aptos" w:eastAsia="Aptos" w:cs="Aptos"/>
                <w:highlight w:val="yellow"/>
              </w:rPr>
            </w:rPrChange>
          </w:rPr>
          <w:t>Radziwiłł</w:t>
        </w:r>
      </w:ins>
      <w:ins w:author="Kristina Simonaitytė" w:date="2026-06-14T11:04:00Z" w16du:dateUtc="2026-06-14T11:04:01Z" w:id="65">
        <w:r w:rsidRPr="76BB527D" w:rsidR="47CB8DEA">
          <w:rPr>
            <w:rFonts w:ascii="Aptos" w:hAnsi="Aptos" w:eastAsia="Aptos" w:cs="Aptos"/>
            <w:rPrChange w:author="Kristina Simonaitytė" w:date="2026-06-14T11:18:00Z" w16du:dateUtc="2026-06-14T11:18:43Z" w:id="66">
              <w:rPr>
                <w:rFonts w:ascii="Aptos" w:hAnsi="Aptos" w:eastAsia="Aptos" w:cs="Aptos"/>
                <w:highlight w:val="yellow"/>
              </w:rPr>
            </w:rPrChange>
          </w:rPr>
          <w:t>)</w:t>
        </w:r>
      </w:ins>
      <w:ins w:author="Kristina Simonaitytė" w:date="2026-06-14T11:03:00Z" w16du:dateUtc="2026-06-14T11:03:24Z" w:id="67">
        <w:r w:rsidRPr="76BB527D" w:rsidR="0C8C7EC4">
          <w:rPr>
            <w:rFonts w:ascii="Aptos" w:hAnsi="Aptos" w:eastAsia="Aptos" w:cs="Aptos"/>
          </w:rPr>
          <w:t xml:space="preserve"> </w:t>
        </w:r>
      </w:ins>
      <w:r w:rsidRPr="76BB527D" w:rsidR="3907BD4D">
        <w:rPr>
          <w:rFonts w:ascii="Aptos" w:hAnsi="Aptos" w:eastAsia="Aptos" w:cs="Aptos"/>
        </w:rPr>
        <w:t xml:space="preserve">travelled </w:t>
      </w:r>
      <w:ins w:author="Kristina Simonaitytė" w:date="2026-06-12T16:05:00Z" w16du:dateUtc="2026-06-12T16:05:59Z" w:id="68">
        <w:r w:rsidRPr="76BB527D" w:rsidR="07A14004">
          <w:rPr>
            <w:rFonts w:ascii="Aptos" w:hAnsi="Aptos" w:eastAsia="Aptos" w:cs="Aptos"/>
            <w:rPrChange w:author="Kristina Simonaitytė" w:date="2026-06-14T11:18:00Z" w16du:dateUtc="2026-06-14T11:18:43Z" w:id="69">
              <w:rPr>
                <w:rFonts w:ascii="Aptos" w:hAnsi="Aptos" w:eastAsia="Aptos" w:cs="Aptos"/>
                <w:highlight w:val="yellow"/>
              </w:rPr>
            </w:rPrChange>
          </w:rPr>
          <w:t xml:space="preserve">to </w:t>
        </w:r>
      </w:ins>
      <w:ins w:author="Kristina Simonaitytė" w:date="2026-06-14T11:04:00Z" w16du:dateUtc="2026-06-14T11:04:16Z" w:id="70">
        <w:r w:rsidRPr="76BB527D" w:rsidR="577FEC40">
          <w:rPr>
            <w:rFonts w:ascii="Aptos" w:hAnsi="Aptos" w:eastAsia="Aptos" w:cs="Aptos"/>
            <w:rPrChange w:author="Kristina Simonaitytė" w:date="2026-06-14T11:18:00Z" w16du:dateUtc="2026-06-14T11:18:43Z" w:id="71">
              <w:rPr>
                <w:rFonts w:ascii="Aptos" w:hAnsi="Aptos" w:eastAsia="Aptos" w:cs="Aptos"/>
                <w:highlight w:val="yellow"/>
              </w:rPr>
            </w:rPrChange>
          </w:rPr>
          <w:t>the Holy Land</w:t>
        </w:r>
      </w:ins>
      <w:ins w:author="Kristina Simonaitytė" w:date="2026-06-12T16:06:00Z" w16du:dateUtc="2026-06-12T16:06:49Z" w:id="72">
        <w:r w:rsidRPr="76BB527D" w:rsidR="07A14004">
          <w:rPr>
            <w:rFonts w:ascii="Aptos" w:hAnsi="Aptos" w:eastAsia="Aptos" w:cs="Aptos"/>
            <w:rPrChange w:author="Kristina Simonaitytė" w:date="2026-06-14T11:18:00Z" w16du:dateUtc="2026-06-14T11:18:43Z" w:id="73">
              <w:rPr>
                <w:rFonts w:ascii="Aptos" w:hAnsi="Aptos" w:eastAsia="Aptos" w:cs="Aptos"/>
                <w:highlight w:val="yellow"/>
              </w:rPr>
            </w:rPrChange>
          </w:rPr>
          <w:t>– the account of h</w:t>
        </w:r>
        <w:r w:rsidRPr="76BB527D" w:rsidR="07A14004">
          <w:rPr>
            <w:rFonts w:ascii="Aptos" w:hAnsi="Aptos" w:eastAsia="Aptos" w:cs="Aptos"/>
            <w:rPrChange w:author="Kristina Simonaitytė" w:date="2026-06-14T11:18:00Z" w16du:dateUtc="2026-06-14T11:18:43Z" w:id="74">
              <w:rPr>
                <w:rFonts w:ascii="Aptos" w:hAnsi="Aptos" w:eastAsia="Aptos" w:cs="Aptos"/>
                <w:highlight w:val="yellow"/>
              </w:rPr>
            </w:rPrChange>
          </w:rPr>
          <w:t>is travel</w:t>
        </w:r>
        <w:r w:rsidRPr="76BB527D" w:rsidR="07A14004">
          <w:rPr>
            <w:rFonts w:ascii="Aptos" w:hAnsi="Aptos" w:eastAsia="Aptos" w:cs="Aptos"/>
            <w:rPrChange w:author="Kristina Simonaitytė" w:date="2026-06-14T11:18:00Z" w16du:dateUtc="2026-06-14T11:18:43Z" w:id="75">
              <w:rPr>
                <w:rFonts w:ascii="Aptos" w:hAnsi="Aptos" w:eastAsia="Aptos" w:cs="Aptos"/>
                <w:highlight w:val="yellow"/>
              </w:rPr>
            </w:rPrChange>
          </w:rPr>
          <w:t>s</w:t>
        </w:r>
      </w:ins>
      <w:ins w:author="Kristina Simonaitytė" w:date="2026-06-14T11:06:00Z" w16du:dateUtc="2026-06-14T11:06:06Z" w:id="76">
        <w:r w:rsidRPr="76BB527D" w:rsidR="13D0260A">
          <w:rPr>
            <w:rFonts w:ascii="Aptos" w:hAnsi="Aptos" w:eastAsia="Aptos" w:cs="Aptos"/>
            <w:rPrChange w:author="Kristina Simonaitytė" w:date="2026-06-14T11:18:00Z" w16du:dateUtc="2026-06-14T11:18:43Z" w:id="77">
              <w:rPr>
                <w:rFonts w:ascii="Aptos" w:hAnsi="Aptos" w:eastAsia="Aptos" w:cs="Aptos"/>
                <w:highlight w:val="yellow"/>
              </w:rPr>
            </w:rPrChange>
          </w:rPr>
          <w:t xml:space="preserve">, </w:t>
        </w:r>
      </w:ins>
      <w:ins w:author="Kristina Simonaitytė" w:date="2026-06-14T11:13:00Z" w16du:dateUtc="2026-06-14T11:13:58Z" w:id="78">
        <w:r w:rsidRPr="76BB527D" w:rsidR="5364E6BB">
          <w:rPr>
            <w:rFonts w:ascii="Aptos" w:hAnsi="Aptos" w:eastAsia="Aptos" w:cs="Aptos"/>
            <w:rPrChange w:author="Kristina Simonaitytė" w:date="2026-06-14T11:18:00Z" w16du:dateUtc="2026-06-14T11:18:43Z" w:id="79">
              <w:rPr>
                <w:rFonts w:ascii="Aptos" w:hAnsi="Aptos" w:eastAsia="Aptos" w:cs="Aptos"/>
                <w:highlight w:val="yellow"/>
              </w:rPr>
            </w:rPrChange>
          </w:rPr>
          <w:t>published in 1601 in Latin</w:t>
        </w:r>
      </w:ins>
      <w:ins w:author="Kristina Simonaitytė" w:date="2026-06-14T11:06:00Z" w16du:dateUtc="2026-06-14T11:06:06Z" w:id="80">
        <w:r w:rsidRPr="76BB527D" w:rsidR="13D0260A">
          <w:rPr>
            <w:rFonts w:ascii="Aptos" w:hAnsi="Aptos" w:eastAsia="Aptos" w:cs="Aptos"/>
            <w:rPrChange w:author="Kristina Simonaitytė" w:date="2026-06-14T11:18:00Z" w16du:dateUtc="2026-06-14T11:18:43Z" w:id="81">
              <w:rPr>
                <w:rFonts w:ascii="Aptos" w:hAnsi="Aptos" w:eastAsia="Aptos" w:cs="Aptos"/>
                <w:highlight w:val="yellow"/>
              </w:rPr>
            </w:rPrChange>
          </w:rPr>
          <w:t>,</w:t>
        </w:r>
      </w:ins>
      <w:ins w:author="Kristina Simonaitytė" w:date="2026-06-12T16:06:00Z" w16du:dateUtc="2026-06-12T16:06:49Z" w:id="82">
        <w:r w:rsidRPr="76BB527D" w:rsidR="07A14004">
          <w:rPr>
            <w:rFonts w:ascii="Aptos" w:hAnsi="Aptos" w:eastAsia="Aptos" w:cs="Aptos"/>
            <w:rPrChange w:author="Kristina Simonaitytė" w:date="2026-06-14T11:18:00Z" w16du:dateUtc="2026-06-14T11:18:43Z" w:id="83">
              <w:rPr>
                <w:rFonts w:ascii="Aptos" w:hAnsi="Aptos" w:eastAsia="Aptos" w:cs="Aptos"/>
                <w:highlight w:val="yellow"/>
              </w:rPr>
            </w:rPrChange>
          </w:rPr>
          <w:t xml:space="preserve"> became a bestseller across Europe. On </w:t>
        </w:r>
      </w:ins>
      <w:ins w:author="Kristina Simonaitytė" w:date="2026-06-14T11:14:00Z" w16du:dateUtc="2026-06-14T11:14:08Z" w:id="84">
        <w:r w:rsidRPr="76BB527D" w:rsidR="214E1125">
          <w:rPr>
            <w:rFonts w:ascii="Aptos" w:hAnsi="Aptos" w:eastAsia="Aptos" w:cs="Aptos"/>
            <w:rPrChange w:author="Kristina Simonaitytė" w:date="2026-06-14T11:18:00Z" w16du:dateUtc="2026-06-14T11:18:43Z" w:id="85">
              <w:rPr>
                <w:rFonts w:ascii="Aptos" w:hAnsi="Aptos" w:eastAsia="Aptos" w:cs="Aptos"/>
                <w:highlight w:val="yellow"/>
              </w:rPr>
            </w:rPrChange>
          </w:rPr>
          <w:t>this trip</w:t>
        </w:r>
      </w:ins>
      <w:ins w:author="Kristina Simonaitytė" w:date="2026-06-12T16:06:00Z" w16du:dateUtc="2026-06-12T16:06:49Z" w:id="86">
        <w:r w:rsidRPr="76BB527D" w:rsidR="07A14004">
          <w:rPr>
            <w:rFonts w:ascii="Aptos" w:hAnsi="Aptos" w:eastAsia="Aptos" w:cs="Aptos"/>
            <w:rPrChange w:author="Kristina Simonaitytė" w:date="2026-06-14T11:18:00Z" w16du:dateUtc="2026-06-14T11:18:43Z" w:id="87">
              <w:rPr>
                <w:rFonts w:ascii="Aptos" w:hAnsi="Aptos" w:eastAsia="Aptos" w:cs="Aptos"/>
                <w:highlight w:val="yellow"/>
              </w:rPr>
            </w:rPrChange>
          </w:rPr>
          <w:t xml:space="preserve"> he also pass</w:t>
        </w:r>
        <w:r w:rsidRPr="76BB527D" w:rsidR="59C05BC7">
          <w:rPr>
            <w:rFonts w:ascii="Aptos" w:hAnsi="Aptos" w:eastAsia="Aptos" w:cs="Aptos"/>
          </w:rPr>
          <w:t xml:space="preserve">ed </w:t>
        </w:r>
      </w:ins>
      <w:r w:rsidRPr="76BB527D" w:rsidR="3907BD4D">
        <w:rPr>
          <w:rFonts w:ascii="Aptos" w:hAnsi="Aptos" w:eastAsia="Aptos" w:cs="Aptos"/>
        </w:rPr>
        <w:t>through Egypt</w:t>
      </w:r>
      <w:ins w:author="Kristina Simonaitytė" w:date="2026-06-14T11:14:00Z" w16du:dateUtc="2026-06-14T11:14:54Z" w:id="88">
        <w:r w:rsidRPr="76BB527D" w:rsidR="159CCFEE">
          <w:rPr>
            <w:rFonts w:ascii="Aptos" w:hAnsi="Aptos" w:eastAsia="Aptos" w:cs="Aptos"/>
          </w:rPr>
          <w:t>, writing about their irrigation systems</w:t>
        </w:r>
      </w:ins>
      <w:r w:rsidRPr="76BB527D" w:rsidR="3907BD4D">
        <w:rPr>
          <w:rFonts w:ascii="Aptos" w:hAnsi="Aptos" w:eastAsia="Aptos" w:cs="Aptos"/>
        </w:rPr>
        <w:t xml:space="preserve"> and b</w:t>
      </w:r>
      <w:ins w:author="Kristina Simonaitytė" w:date="2026-06-14T11:14:00Z" w16du:dateUtc="2026-06-14T11:14:59Z" w:id="89">
        <w:r w:rsidRPr="76BB527D" w:rsidR="6B34E9D8">
          <w:rPr>
            <w:rFonts w:ascii="Aptos" w:hAnsi="Aptos" w:eastAsia="Aptos" w:cs="Aptos"/>
            <w:rPrChange w:author="Kristina Simonaitytė" w:date="2026-06-14T11:18:00Z" w16du:dateUtc="2026-06-14T11:18:43Z" w:id="90">
              <w:rPr>
                <w:rFonts w:ascii="Aptos" w:hAnsi="Aptos" w:eastAsia="Aptos" w:cs="Aptos"/>
                <w:highlight w:val="yellow"/>
              </w:rPr>
            </w:rPrChange>
          </w:rPr>
          <w:t>uyi</w:t>
        </w:r>
      </w:ins>
      <w:ins w:author="Kristina Simonaitytė" w:date="2026-06-14T11:15:00Z" w16du:dateUtc="2026-06-14T11:15:00Z" w:id="91">
        <w:r w:rsidRPr="76BB527D" w:rsidR="6B34E9D8">
          <w:rPr>
            <w:rFonts w:ascii="Aptos" w:hAnsi="Aptos" w:eastAsia="Aptos" w:cs="Aptos"/>
          </w:rPr>
          <w:t>ng</w:t>
        </w:r>
      </w:ins>
      <w:del w:author="Kristina Simonaitytė" w:date="2026-06-14T11:14:00Z" w16du:dateUtc="2026-06-14T11:14:58Z" w:id="92">
        <w:r w:rsidRPr="76BB527D" w:rsidDel="3907BD4D" w:rsidR="7B6F8900">
          <w:rPr>
            <w:rFonts w:ascii="Aptos" w:hAnsi="Aptos" w:eastAsia="Aptos" w:cs="Aptos"/>
          </w:rPr>
          <w:delText>o</w:delText>
        </w:r>
      </w:del>
      <w:del w:author="Kristina Simonaitytė" w:date="2026-06-14T11:14:00Z" w16du:dateUtc="2026-06-14T11:14:58Z" w:id="93">
        <w:r w:rsidRPr="76BB527D" w:rsidDel="3907BD4D" w:rsidR="7B6F8900">
          <w:rPr>
            <w:rFonts w:ascii="Aptos" w:hAnsi="Aptos" w:eastAsia="Aptos" w:cs="Aptos"/>
          </w:rPr>
          <w:delText>u</w:delText>
        </w:r>
      </w:del>
      <w:del w:author="Kristina Simonaitytė" w:date="2026-06-14T11:14:00Z" w16du:dateUtc="2026-06-14T11:14:58Z" w:id="94">
        <w:r w:rsidRPr="76BB527D" w:rsidDel="3907BD4D" w:rsidR="7B6F8900">
          <w:rPr>
            <w:rFonts w:ascii="Aptos" w:hAnsi="Aptos" w:eastAsia="Aptos" w:cs="Aptos"/>
          </w:rPr>
          <w:delText>g</w:delText>
        </w:r>
      </w:del>
      <w:del w:author="Kristina Simonaitytė" w:date="2026-06-14T11:14:00Z" w16du:dateUtc="2026-06-14T11:14:58Z" w:id="95">
        <w:r w:rsidRPr="76BB527D" w:rsidDel="3907BD4D" w:rsidR="7B6F8900">
          <w:rPr>
            <w:rFonts w:ascii="Aptos" w:hAnsi="Aptos" w:eastAsia="Aptos" w:cs="Aptos"/>
          </w:rPr>
          <w:delText>h</w:delText>
        </w:r>
      </w:del>
      <w:del w:author="Kristina Simonaitytė" w:date="2026-06-14T11:14:00Z" w16du:dateUtc="2026-06-14T11:14:57Z" w:id="96">
        <w:r w:rsidRPr="76BB527D" w:rsidDel="3907BD4D" w:rsidR="7B6F8900">
          <w:rPr>
            <w:rFonts w:ascii="Aptos" w:hAnsi="Aptos" w:eastAsia="Aptos" w:cs="Aptos"/>
          </w:rPr>
          <w:delText>t</w:delText>
        </w:r>
      </w:del>
      <w:r w:rsidRPr="76BB527D" w:rsidR="3907BD4D">
        <w:rPr>
          <w:rFonts w:ascii="Aptos" w:hAnsi="Aptos" w:eastAsia="Aptos" w:cs="Aptos"/>
        </w:rPr>
        <w:t xml:space="preserve"> several unusual souvenirs. During a storm at sea,</w:t>
      </w:r>
      <w:ins w:author="Kristina Simonaitytė" w:date="2026-06-14T11:11:00Z" w16du:dateUtc="2026-06-14T11:11:14Z" w:id="97">
        <w:r w:rsidRPr="76BB527D" w:rsidR="4C476C73">
          <w:rPr>
            <w:rFonts w:ascii="Aptos" w:hAnsi="Aptos" w:eastAsia="Aptos" w:cs="Aptos"/>
          </w:rPr>
          <w:t xml:space="preserve"> a</w:t>
        </w:r>
      </w:ins>
      <w:r w:rsidRPr="76BB527D" w:rsidR="3907BD4D">
        <w:rPr>
          <w:rFonts w:ascii="Aptos" w:hAnsi="Aptos" w:eastAsia="Aptos" w:cs="Aptos"/>
        </w:rPr>
        <w:t xml:space="preserve"> terrified</w:t>
      </w:r>
      <w:ins w:author="Kristina Simonaitytė" w:date="2026-06-14T11:11:00Z" w16du:dateUtc="2026-06-14T11:11:20Z" w:id="98">
        <w:r w:rsidRPr="76BB527D" w:rsidR="1BF23171">
          <w:rPr>
            <w:rFonts w:ascii="Aptos" w:hAnsi="Aptos" w:eastAsia="Aptos" w:cs="Aptos"/>
          </w:rPr>
          <w:t xml:space="preserve"> priest</w:t>
        </w:r>
      </w:ins>
      <w:r w:rsidRPr="76BB527D" w:rsidR="3907BD4D">
        <w:rPr>
          <w:rFonts w:ascii="Aptos" w:hAnsi="Aptos" w:eastAsia="Aptos" w:cs="Aptos"/>
        </w:rPr>
        <w:t xml:space="preserve"> </w:t>
      </w:r>
      <w:del w:author="Kristina Simonaitytė" w:date="2026-06-14T11:11:00Z" w16du:dateUtc="2026-06-14T11:11:26Z" w:id="99">
        <w:r w:rsidRPr="76BB527D" w:rsidDel="3907BD4D" w:rsidR="7B6F8900">
          <w:rPr>
            <w:rFonts w:ascii="Aptos" w:hAnsi="Aptos" w:eastAsia="Aptos" w:cs="Aptos"/>
          </w:rPr>
          <w:delText>s</w:delText>
        </w:r>
      </w:del>
      <w:del w:author="Kristina Simonaitytė" w:date="2026-06-14T11:11:00Z" w16du:dateUtc="2026-06-14T11:11:27Z" w:id="100">
        <w:r w:rsidRPr="76BB527D" w:rsidDel="3907BD4D" w:rsidR="7B6F8900">
          <w:rPr>
            <w:rFonts w:ascii="Aptos" w:hAnsi="Aptos" w:eastAsia="Aptos" w:cs="Aptos"/>
          </w:rPr>
          <w:delText>a</w:delText>
        </w:r>
      </w:del>
      <w:del w:author="Kristina Simonaitytė" w:date="2026-06-14T11:11:00Z" w16du:dateUtc="2026-06-14T11:11:27Z" w:id="101">
        <w:r w:rsidRPr="76BB527D" w:rsidDel="3907BD4D" w:rsidR="7B6F8900">
          <w:rPr>
            <w:rFonts w:ascii="Aptos" w:hAnsi="Aptos" w:eastAsia="Aptos" w:cs="Aptos"/>
          </w:rPr>
          <w:delText>i</w:delText>
        </w:r>
      </w:del>
      <w:del w:author="Kristina Simonaitytė" w:date="2026-06-14T11:11:00Z" w16du:dateUtc="2026-06-14T11:11:27Z" w:id="102">
        <w:r w:rsidRPr="76BB527D" w:rsidDel="3907BD4D" w:rsidR="7B6F8900">
          <w:rPr>
            <w:rFonts w:ascii="Aptos" w:hAnsi="Aptos" w:eastAsia="Aptos" w:cs="Aptos"/>
          </w:rPr>
          <w:delText>l</w:delText>
        </w:r>
      </w:del>
      <w:del w:author="Kristina Simonaitytė" w:date="2026-06-14T11:11:00Z" w16du:dateUtc="2026-06-14T11:11:27Z" w:id="103">
        <w:r w:rsidRPr="76BB527D" w:rsidDel="3907BD4D" w:rsidR="7B6F8900">
          <w:rPr>
            <w:rFonts w:ascii="Aptos" w:hAnsi="Aptos" w:eastAsia="Aptos" w:cs="Aptos"/>
          </w:rPr>
          <w:delText>o</w:delText>
        </w:r>
      </w:del>
      <w:del w:author="Kristina Simonaitytė" w:date="2026-06-14T11:11:00Z" w16du:dateUtc="2026-06-14T11:11:27Z" w:id="104">
        <w:r w:rsidRPr="76BB527D" w:rsidDel="3907BD4D" w:rsidR="7B6F8900">
          <w:rPr>
            <w:rFonts w:ascii="Aptos" w:hAnsi="Aptos" w:eastAsia="Aptos" w:cs="Aptos"/>
          </w:rPr>
          <w:delText>r</w:delText>
        </w:r>
      </w:del>
      <w:del w:author="Kristina Simonaitytė" w:date="2026-06-14T11:11:00Z" w16du:dateUtc="2026-06-14T11:11:27Z" w:id="105">
        <w:r w:rsidRPr="76BB527D" w:rsidDel="3907BD4D" w:rsidR="7B6F8900">
          <w:rPr>
            <w:rFonts w:ascii="Aptos" w:hAnsi="Aptos" w:eastAsia="Aptos" w:cs="Aptos"/>
          </w:rPr>
          <w:delText>s</w:delText>
        </w:r>
      </w:del>
      <w:del w:author="Kristina Simonaitytė" w:date="2026-06-14T11:11:00Z" w16du:dateUtc="2026-06-14T11:11:28Z" w:id="106">
        <w:r w:rsidRPr="76BB527D" w:rsidDel="3907BD4D" w:rsidR="7B6F8900">
          <w:rPr>
            <w:rFonts w:ascii="Aptos" w:hAnsi="Aptos" w:eastAsia="Aptos" w:cs="Aptos"/>
          </w:rPr>
          <w:delText xml:space="preserve"> </w:delText>
        </w:r>
      </w:del>
      <w:del w:author="Kristina Simonaitytė" w:date="2026-06-14T11:11:00Z" w16du:dateUtc="2026-06-14T11:11:28Z" w:id="107">
        <w:r w:rsidRPr="76BB527D" w:rsidDel="3907BD4D" w:rsidR="7B6F8900">
          <w:rPr>
            <w:rFonts w:ascii="Aptos" w:hAnsi="Aptos" w:eastAsia="Aptos" w:cs="Aptos"/>
          </w:rPr>
          <w:delText>b</w:delText>
        </w:r>
      </w:del>
      <w:ins w:author="Kristina Simonaitytė" w:date="2026-06-14T11:11:00Z" w16du:dateUtc="2026-06-14T11:11:29Z" w:id="108">
        <w:r w:rsidRPr="76BB527D" w:rsidR="2FDDE082">
          <w:rPr>
            <w:rFonts w:ascii="Aptos" w:hAnsi="Aptos" w:eastAsia="Aptos" w:cs="Aptos"/>
          </w:rPr>
          <w:t>b</w:t>
        </w:r>
      </w:ins>
      <w:r w:rsidRPr="76BB527D" w:rsidR="3907BD4D">
        <w:rPr>
          <w:rFonts w:ascii="Aptos" w:hAnsi="Aptos" w:eastAsia="Aptos" w:cs="Aptos"/>
        </w:rPr>
        <w:t>lamed the bad weather on the</w:t>
      </w:r>
      <w:ins w:author="Kristina Simonaitytė" w:date="2026-06-14T11:06:00Z" w16du:dateUtc="2026-06-14T11:06:25Z" w:id="109">
        <w:r w:rsidRPr="76BB527D" w:rsidR="0A27244F">
          <w:rPr>
            <w:rFonts w:ascii="Aptos" w:hAnsi="Aptos" w:eastAsia="Aptos" w:cs="Aptos"/>
          </w:rPr>
          <w:t>se souvenirs</w:t>
        </w:r>
      </w:ins>
      <w:del w:author="Kristina Simonaitytė" w:date="2026-06-14T11:06:00Z" w16du:dateUtc="2026-06-14T11:06:23Z" w:id="110">
        <w:r w:rsidRPr="76BB527D" w:rsidDel="3907BD4D" w:rsidR="7B6F8900">
          <w:rPr>
            <w:rFonts w:ascii="Aptos" w:hAnsi="Aptos" w:eastAsia="Aptos" w:cs="Aptos"/>
          </w:rPr>
          <w:delText>m</w:delText>
        </w:r>
      </w:del>
      <w:r w:rsidRPr="76BB527D" w:rsidR="3907BD4D">
        <w:rPr>
          <w:rFonts w:ascii="Aptos" w:hAnsi="Aptos" w:eastAsia="Aptos" w:cs="Aptos"/>
        </w:rPr>
        <w:t xml:space="preserve"> and </w:t>
      </w:r>
      <w:ins w:author="Kristina Simonaitytė" w:date="2026-06-14T11:12:00Z" w16du:dateUtc="2026-06-14T11:12:13Z" w:id="111">
        <w:r w:rsidRPr="76BB527D" w:rsidR="105975CB">
          <w:rPr>
            <w:rFonts w:ascii="Aptos" w:hAnsi="Aptos" w:eastAsia="Aptos" w:cs="Aptos"/>
            <w:rPrChange w:author="Kristina Simonaitytė" w:date="2026-06-14T11:18:00Z" w16du:dateUtc="2026-06-14T11:18:43Z" w:id="112">
              <w:rPr>
                <w:rFonts w:ascii="Aptos" w:hAnsi="Aptos" w:eastAsia="Aptos" w:cs="Aptos"/>
                <w:highlight w:val="yellow"/>
              </w:rPr>
            </w:rPrChange>
          </w:rPr>
          <w:t>Radvila</w:t>
        </w:r>
      </w:ins>
      <w:ins w:author="Kristina Simonaitytė" w:date="2026-06-14T11:12:00Z" w16du:dateUtc="2026-06-14T11:12:23Z" w:id="113">
        <w:r w:rsidRPr="76BB527D" w:rsidR="105975CB">
          <w:rPr>
            <w:rFonts w:ascii="Aptos" w:hAnsi="Aptos" w:eastAsia="Aptos" w:cs="Aptos"/>
          </w:rPr>
          <w:t xml:space="preserve"> ordered to </w:t>
        </w:r>
      </w:ins>
      <w:del w:author="Kristina Simonaitytė" w:date="2026-06-14T11:12:00Z" w16du:dateUtc="2026-06-14T11:12:20Z" w:id="114">
        <w:r w:rsidRPr="76BB527D" w:rsidDel="3907BD4D" w:rsidR="7B6F8900">
          <w:rPr>
            <w:rFonts w:ascii="Aptos" w:hAnsi="Aptos" w:eastAsia="Aptos" w:cs="Aptos"/>
          </w:rPr>
          <w:delText>t</w:delText>
        </w:r>
      </w:del>
      <w:ins w:author="Kristina Simonaitytė" w:date="2026-06-14T11:12:00Z" w16du:dateUtc="2026-06-14T11:12:24Z" w:id="115">
        <w:r w:rsidRPr="76BB527D" w:rsidR="74C16F48">
          <w:rPr>
            <w:rFonts w:ascii="Aptos" w:hAnsi="Aptos" w:eastAsia="Aptos" w:cs="Aptos"/>
          </w:rPr>
          <w:t>t</w:t>
        </w:r>
      </w:ins>
      <w:r w:rsidRPr="76BB527D" w:rsidR="3907BD4D">
        <w:rPr>
          <w:rFonts w:ascii="Aptos" w:hAnsi="Aptos" w:eastAsia="Aptos" w:cs="Aptos"/>
        </w:rPr>
        <w:t>hr</w:t>
      </w:r>
      <w:ins w:author="Kristina Simonaitytė" w:date="2026-06-14T11:12:00Z" w16du:dateUtc="2026-06-14T11:12:26Z" w:id="116">
        <w:r w:rsidRPr="76BB527D" w:rsidR="61FD3A32">
          <w:rPr>
            <w:rFonts w:ascii="Aptos" w:hAnsi="Aptos" w:eastAsia="Aptos" w:cs="Aptos"/>
          </w:rPr>
          <w:t>o</w:t>
        </w:r>
      </w:ins>
      <w:del w:author="Kristina Simonaitytė" w:date="2026-06-14T11:12:00Z" w16du:dateUtc="2026-06-14T11:12:25Z" w:id="117">
        <w:r w:rsidRPr="76BB527D" w:rsidDel="3907BD4D" w:rsidR="7B6F8900">
          <w:rPr>
            <w:rFonts w:ascii="Aptos" w:hAnsi="Aptos" w:eastAsia="Aptos" w:cs="Aptos"/>
          </w:rPr>
          <w:delText>e</w:delText>
        </w:r>
      </w:del>
      <w:r w:rsidRPr="76BB527D" w:rsidR="3907BD4D">
        <w:rPr>
          <w:rFonts w:ascii="Aptos" w:hAnsi="Aptos" w:eastAsia="Aptos" w:cs="Aptos"/>
        </w:rPr>
        <w:t>w them overboard.</w:t>
      </w:r>
    </w:p>
    <w:p w:rsidR="7B6F8900" w:rsidP="49C50EC0" w:rsidRDefault="3907BD4D" w14:paraId="55EBF796" w14:textId="63B08219">
      <w:pPr>
        <w:rPr>
          <w:rFonts w:ascii="Aptos" w:hAnsi="Aptos" w:eastAsia="Aptos" w:cs="Aptos"/>
        </w:rPr>
      </w:pPr>
      <w:r w:rsidRPr="76BB527D">
        <w:rPr>
          <w:rFonts w:ascii="Aptos" w:hAnsi="Aptos" w:eastAsia="Aptos" w:cs="Aptos"/>
        </w:rPr>
        <w:t>What were the souvenirs?</w:t>
      </w:r>
    </w:p>
    <w:p w:rsidR="7B6F8900" w:rsidP="76BB527D" w:rsidRDefault="3907BD4D" w14:paraId="47ED1FFD" w14:textId="4224B0DA">
      <w:pPr>
        <w:rPr>
          <w:rFonts w:ascii="Aptos" w:hAnsi="Aptos" w:eastAsia="Aptos" w:cs="Aptos"/>
          <w:rPrChange w:author="Kristina Simonaitytė" w:date="2026-06-14T11:18:00Z" w:id="118">
            <w:rPr/>
          </w:rPrChange>
        </w:rPr>
      </w:pPr>
      <w:r w:rsidRPr="76BB527D">
        <w:rPr>
          <w:rFonts w:ascii="Aptos" w:hAnsi="Aptos" w:eastAsia="Aptos" w:cs="Aptos"/>
          <w:b/>
          <w:bCs/>
        </w:rPr>
        <w:t>Answer:</w:t>
      </w:r>
      <w:r w:rsidRPr="76BB527D">
        <w:rPr>
          <w:rFonts w:ascii="Aptos" w:hAnsi="Aptos" w:eastAsia="Aptos" w:cs="Aptos"/>
        </w:rPr>
        <w:t xml:space="preserve"> Egyptian mummies</w:t>
      </w:r>
    </w:p>
    <w:p w:rsidR="3907BD4D" w:rsidP="76BB527D" w:rsidRDefault="3907BD4D" w14:paraId="6A3939A2" w14:textId="16C36C0E">
      <w:pPr>
        <w:rPr>
          <w:rFonts w:ascii="Aptos" w:hAnsi="Aptos" w:eastAsia="Aptos" w:cs="Aptos"/>
          <w:rPrChange w:author="Kristina Simonaitytė" w:date="2026-06-14T11:18:00Z" w:id="119">
            <w:rPr/>
          </w:rPrChange>
        </w:rPr>
      </w:pPr>
      <w:r w:rsidRPr="76BB527D">
        <w:rPr>
          <w:rFonts w:ascii="Aptos" w:hAnsi="Aptos" w:eastAsia="Aptos" w:cs="Aptos"/>
        </w:rPr>
        <w:t xml:space="preserve">Reikia </w:t>
      </w:r>
      <w:r w:rsidRPr="76BB527D" w:rsidR="2B257763">
        <w:rPr>
          <w:rFonts w:ascii="Aptos" w:hAnsi="Aptos" w:eastAsia="Aptos" w:cs="Aptos"/>
        </w:rPr>
        <w:t xml:space="preserve">ištraukt Našlaitėlio portreta, jo knygos iliustraciją ir tas mumijas. </w:t>
      </w:r>
      <w:commentRangeEnd w:id="50"/>
      <w:r>
        <w:rPr>
          <w:rStyle w:val="CommentReference"/>
          <w:rFonts w:ascii="Aptos" w:hAnsi="Aptos" w:eastAsia="Aptos" w:cs="Aptos"/>
          <w:sz w:val="24"/>
          <w:szCs w:val="24"/>
          <w:rPrChange w:author="Kristina Simonaitytė" w:date="2026-06-14T11:18:00Z" w:id="120">
            <w:rPr>
              <w:rStyle w:val="CommentReference"/>
              <w:sz w:val="24"/>
              <w:szCs w:val="24"/>
            </w:rPr>
          </w:rPrChange>
        </w:rPr>
        <w:commentReference w:id="50"/>
      </w:r>
    </w:p>
    <w:p w:rsidR="49C50EC0" w:rsidP="49C50EC0" w:rsidRDefault="49C50EC0" w14:paraId="30093DD4" w14:textId="43CEBEFB">
      <w:pPr>
        <w:rPr>
          <w:rFonts w:ascii="Aptos" w:hAnsi="Aptos" w:eastAsia="Aptos" w:cs="Aptos"/>
        </w:rPr>
      </w:pPr>
    </w:p>
    <w:p w:rsidR="7B6F8900" w:rsidP="00F06C6B" w:rsidRDefault="41958DB7" w14:paraId="0AD62DAC" w14:textId="6932BC66">
      <w:pPr>
        <w:pStyle w:val="ListParagraph"/>
        <w:numPr>
          <w:ilvl w:val="0"/>
          <w:numId w:val="9"/>
        </w:numPr>
        <w:rPr>
          <w:rFonts w:ascii="Aptos" w:hAnsi="Aptos" w:eastAsia="Aptos" w:cs="Aptos"/>
        </w:rPr>
      </w:pPr>
      <w:r w:rsidRPr="76BB527D">
        <w:rPr>
          <w:rFonts w:ascii="Aptos" w:hAnsi="Aptos" w:eastAsia="Aptos" w:cs="Aptos"/>
        </w:rPr>
        <w:t>In a humorous Lithuanian promotional video made, traditional dishes such as cepelinai and other national foods are discussed with the idea that they might one day become popular across Europe as street food.</w:t>
      </w:r>
      <w:r w:rsidR="7B6F8900">
        <w:br/>
      </w:r>
      <w:r w:rsidRPr="76BB527D">
        <w:rPr>
          <w:rFonts w:ascii="Aptos" w:hAnsi="Aptos" w:eastAsia="Aptos" w:cs="Aptos"/>
        </w:rPr>
        <w:t xml:space="preserve"> The video reflects a moment when Lithuania was preparing for a major change.</w:t>
      </w:r>
      <w:r w:rsidR="7B6F8900">
        <w:br/>
      </w:r>
      <w:r w:rsidRPr="76BB527D">
        <w:rPr>
          <w:rFonts w:ascii="Aptos" w:hAnsi="Aptos" w:eastAsia="Aptos" w:cs="Aptos"/>
        </w:rPr>
        <w:t xml:space="preserve"> What event was approaching?</w:t>
      </w:r>
    </w:p>
    <w:p w:rsidR="7B6F8900" w:rsidP="49C50EC0" w:rsidRDefault="41958DB7" w14:paraId="1EF141FD" w14:textId="6CF8774B">
      <w:pPr>
        <w:rPr>
          <w:rFonts w:ascii="Aptos" w:hAnsi="Aptos" w:eastAsia="Aptos" w:cs="Aptos"/>
        </w:rPr>
      </w:pPr>
      <w:r w:rsidRPr="76BB527D">
        <w:rPr>
          <w:rFonts w:ascii="Aptos" w:hAnsi="Aptos" w:eastAsia="Aptos" w:cs="Aptos"/>
          <w:b/>
          <w:bCs/>
        </w:rPr>
        <w:t>Answer:</w:t>
      </w:r>
      <w:r w:rsidRPr="76BB527D">
        <w:rPr>
          <w:rFonts w:ascii="Aptos" w:hAnsi="Aptos" w:eastAsia="Aptos" w:cs="Aptos"/>
        </w:rPr>
        <w:t xml:space="preserve"> Lithuania joining the European Union</w:t>
      </w:r>
    </w:p>
    <w:p w:rsidR="10298EF6" w:rsidP="49C50EC0" w:rsidRDefault="2B25F8A3" w14:paraId="56E31F2F" w14:textId="6F1F034A">
      <w:r w:rsidRPr="76BB527D">
        <w:rPr>
          <w:rFonts w:ascii="Aptos" w:hAnsi="Aptos" w:eastAsia="Aptos" w:cs="Aptos"/>
        </w:rPr>
        <w:t xml:space="preserve">Video apkarpytas ir su titrais: </w:t>
      </w:r>
      <w:hyperlink r:id="rId17">
        <w:r w:rsidRPr="76BB527D">
          <w:rPr>
            <w:rStyle w:val="Hyperlink"/>
          </w:rPr>
          <w:t>https://1drv.ms/v/c/8548f2f79a24b7dd/IQDDTejnZbFpR7dLzZA2KAqxAa9xf10vwnTPiCgrzN-wApA?e=4%3a0aiykw&amp;sharingv2=true&amp;fromShare=true&amp;at=9</w:t>
        </w:r>
      </w:hyperlink>
      <w:r w:rsidRPr="76BB527D">
        <w:rPr>
          <w:rFonts w:ascii="Aptos" w:hAnsi="Aptos" w:eastAsia="Aptos" w:cs="Aptos"/>
        </w:rPr>
        <w:t xml:space="preserve"> </w:t>
      </w:r>
    </w:p>
    <w:p w:rsidR="10298EF6" w:rsidP="76BB527D" w:rsidRDefault="2B25F8A3" w14:paraId="5CB2A7D9" w14:textId="08609E18">
      <w:pPr>
        <w:rPr>
          <w:rFonts w:ascii="Aptos" w:hAnsi="Aptos" w:eastAsia="Aptos" w:cs="Aptos"/>
          <w:i/>
          <w:iCs/>
        </w:rPr>
      </w:pPr>
      <w:r w:rsidRPr="76BB527D">
        <w:rPr>
          <w:rFonts w:ascii="Aptos" w:hAnsi="Aptos" w:eastAsia="Aptos" w:cs="Aptos"/>
          <w:i/>
          <w:iCs/>
        </w:rPr>
        <w:t>@Justinai, pažiūrėk ar gerai įsikels į skaidres, jei reikės pagalbos, sakyk - Ingrida</w:t>
      </w:r>
    </w:p>
    <w:p w:rsidR="10298EF6" w:rsidP="49C50EC0" w:rsidRDefault="749CCCAC" w14:paraId="718F7CC6" w14:textId="51CC09BC">
      <w:r w:rsidRPr="76BB527D">
        <w:rPr>
          <w:rFonts w:ascii="Aptos" w:hAnsi="Aptos" w:eastAsia="Aptos" w:cs="Aptos"/>
          <w:lang w:val="pt-BR"/>
        </w:rPr>
        <w:t xml:space="preserve">Originalus: </w:t>
      </w:r>
      <w:hyperlink r:id="rId18">
        <w:r w:rsidRPr="76BB527D" w:rsidR="10298EF6">
          <w:rPr>
            <w:rStyle w:val="Hyperlink"/>
            <w:lang w:val="pt-BR"/>
          </w:rPr>
          <w:t>https://www.youtube.com/watch?v=YgvHcenDYcU</w:t>
        </w:r>
      </w:hyperlink>
    </w:p>
    <w:p w:rsidR="10298EF6" w:rsidP="49C50EC0" w:rsidRDefault="3B2BF71B" w14:paraId="4352B492" w14:textId="088C05D4">
      <w:r w:rsidRPr="76BB527D">
        <w:rPr>
          <w:rFonts w:ascii="Aptos" w:hAnsi="Aptos" w:eastAsia="Aptos" w:cs="Aptos"/>
        </w:rPr>
        <w:t>Atsakymui – 2004 m. žemėlapį, kur padidėja ES.</w:t>
      </w:r>
    </w:p>
    <w:p w:rsidR="10298EF6" w:rsidP="49C50EC0" w:rsidRDefault="10298EF6" w14:paraId="3862A2F3" w14:textId="681BEC0F">
      <w:r w:rsidRPr="76BB527D">
        <w:rPr>
          <w:rFonts w:ascii="Aptos" w:hAnsi="Aptos" w:eastAsia="Aptos" w:cs="Aptos"/>
        </w:rPr>
        <w:t xml:space="preserve"> </w:t>
      </w:r>
    </w:p>
    <w:p w:rsidR="660F9409" w:rsidP="00F06C6B" w:rsidRDefault="3CCA5AEF" w14:paraId="7DC3BBAB" w14:textId="72E81F13">
      <w:pPr>
        <w:pStyle w:val="ListParagraph"/>
        <w:numPr>
          <w:ilvl w:val="0"/>
          <w:numId w:val="9"/>
        </w:numPr>
        <w:rPr>
          <w:rFonts w:ascii="Aptos" w:hAnsi="Aptos" w:eastAsia="Aptos" w:cs="Aptos"/>
        </w:rPr>
      </w:pPr>
      <w:r w:rsidRPr="76BB527D">
        <w:t>A few weeks ago a festival was organised in Vilnius for the 4th time. A description from its organisers: "The most beautiful love story in the world? No, we're not talking about Romeo and Juliet. We're talking about the Lithuanian love for cold OOO soup. Bright, fresh, recognizable at first sight... It's not just a soup - it's a way of life. The festival, which attracted more than 93,000 fans last year, will paint the city OOO again this year!"</w:t>
      </w:r>
    </w:p>
    <w:p w:rsidR="76BB527D" w:rsidP="76BB527D" w:rsidRDefault="76BB527D" w14:paraId="70204889" w14:textId="755F5DE5">
      <w:pPr>
        <w:shd w:val="clear" w:color="auto" w:fill="FFFFFF" w:themeFill="background1"/>
        <w:spacing w:after="0" w:line="300" w:lineRule="auto"/>
      </w:pPr>
    </w:p>
    <w:p w:rsidR="3CCA5AEF" w:rsidP="76BB527D" w:rsidRDefault="3CCA5AEF" w14:paraId="2C82DCB7" w14:textId="3E1FF407">
      <w:pPr>
        <w:shd w:val="clear" w:color="auto" w:fill="FFFFFF" w:themeFill="background1"/>
        <w:spacing w:after="0" w:line="300" w:lineRule="auto"/>
      </w:pPr>
      <w:r w:rsidRPr="76BB527D">
        <w:rPr>
          <w:rFonts w:ascii="Segoe UI" w:hAnsi="Segoe UI" w:eastAsia="Segoe UI" w:cs="Segoe UI"/>
          <w:color w:val="242424"/>
          <w:sz w:val="21"/>
          <w:szCs w:val="21"/>
        </w:rPr>
        <w:t>What colour is this beloved soup?</w:t>
      </w:r>
    </w:p>
    <w:p w:rsidR="3CCA5AEF" w:rsidP="76BB527D" w:rsidRDefault="3CCA5AEF" w14:paraId="31910544" w14:textId="4D0C5882">
      <w:pPr>
        <w:shd w:val="clear" w:color="auto" w:fill="FFFFFF" w:themeFill="background1"/>
        <w:spacing w:after="0" w:line="300" w:lineRule="auto"/>
      </w:pPr>
      <w:r w:rsidRPr="76BB527D">
        <w:rPr>
          <w:rFonts w:ascii="Segoe UI" w:hAnsi="Segoe UI" w:eastAsia="Segoe UI" w:cs="Segoe UI"/>
          <w:color w:val="242424"/>
          <w:sz w:val="21"/>
          <w:szCs w:val="21"/>
        </w:rPr>
        <w:t>Answer: pink</w:t>
      </w:r>
    </w:p>
    <w:p w:rsidR="3CCA5AEF" w:rsidP="76BB527D" w:rsidRDefault="3CCA5AEF" w14:paraId="21038C52" w14:textId="13E5770B">
      <w:pPr>
        <w:shd w:val="clear" w:color="auto" w:fill="FFFFFF" w:themeFill="background1"/>
        <w:spacing w:after="0" w:line="300" w:lineRule="auto"/>
      </w:pPr>
      <w:r w:rsidRPr="5C4B8BEF">
        <w:rPr>
          <w:rFonts w:ascii="Segoe UI" w:hAnsi="Segoe UI" w:eastAsia="Segoe UI" w:cs="Segoe UI"/>
          <w:color w:val="242424"/>
          <w:sz w:val="21"/>
          <w:szCs w:val="21"/>
        </w:rPr>
        <w:t>Hint: on the year of the 1st festival</w:t>
      </w:r>
      <w:ins w:author="Kristina Simonaitytė" w:date="2026-06-14T11:52:00Z" w16du:dateUtc="2026-06-14T11:52:19Z" w:id="121">
        <w:r w:rsidRPr="5C4B8BEF" w:rsidR="741EA560">
          <w:rPr>
            <w:rFonts w:ascii="Segoe UI" w:hAnsi="Segoe UI" w:eastAsia="Segoe UI" w:cs="Segoe UI"/>
            <w:color w:val="242424"/>
            <w:sz w:val="21"/>
            <w:szCs w:val="21"/>
          </w:rPr>
          <w:t xml:space="preserve"> (2023)</w:t>
        </w:r>
      </w:ins>
      <w:r w:rsidRPr="5C4B8BEF">
        <w:rPr>
          <w:rFonts w:ascii="Segoe UI" w:hAnsi="Segoe UI" w:eastAsia="Segoe UI" w:cs="Segoe UI"/>
          <w:color w:val="242424"/>
          <w:sz w:val="21"/>
          <w:szCs w:val="21"/>
        </w:rPr>
        <w:t>, this colour was worldwide craze</w:t>
      </w:r>
    </w:p>
    <w:p w:rsidR="3CCA5AEF" w:rsidP="76BB527D" w:rsidRDefault="3CCA5AEF" w14:paraId="5347ED95" w14:textId="1C6C7707">
      <w:pPr>
        <w:shd w:val="clear" w:color="auto" w:fill="FFFFFF" w:themeFill="background1"/>
        <w:spacing w:after="0" w:line="300" w:lineRule="auto"/>
      </w:pPr>
      <w:r w:rsidRPr="76BB527D">
        <w:rPr>
          <w:rFonts w:ascii="Segoe UI" w:hAnsi="Segoe UI" w:eastAsia="Segoe UI" w:cs="Segoe UI"/>
          <w:color w:val="242424"/>
          <w:sz w:val="21"/>
          <w:szCs w:val="21"/>
        </w:rPr>
        <w:t xml:space="preserve">iliustracijai: </w:t>
      </w:r>
      <w:hyperlink r:id="rId19">
        <w:r w:rsidRPr="76BB527D">
          <w:rPr>
            <w:rStyle w:val="Hyperlink"/>
            <w:color w:val="0000EE"/>
          </w:rPr>
          <w:t>Rekordinis „Vilnius Pink Soup Fest“ pritraukė 180 tūkst. - Delfi</w:t>
        </w:r>
      </w:hyperlink>
    </w:p>
    <w:p w:rsidR="76BB527D" w:rsidP="76BB527D" w:rsidRDefault="76BB527D" w14:paraId="7A7803E9" w14:textId="593FEAFF">
      <w:pPr>
        <w:rPr>
          <w:rFonts w:ascii="Aptos" w:hAnsi="Aptos" w:eastAsia="Aptos" w:cs="Aptos"/>
        </w:rPr>
      </w:pPr>
    </w:p>
    <w:p w:rsidR="7B6F8900" w:rsidP="7B0446C2" w:rsidRDefault="7B6F8900" w14:paraId="30B5527D" w14:textId="4BA3017C">
      <w:pPr>
        <w:rPr>
          <w:rFonts w:ascii="Aptos" w:hAnsi="Aptos" w:eastAsia="Aptos" w:cs="Aptos"/>
          <w:color w:val="000000" w:themeColor="text1"/>
        </w:rPr>
      </w:pPr>
    </w:p>
    <w:p w:rsidR="002C2AC1" w:rsidP="76BB527D" w:rsidRDefault="002C2AC1" w14:paraId="3C2ABC39" w14:textId="1DEA1D40">
      <w:pPr>
        <w:rPr>
          <w:rFonts w:ascii="Aptos" w:hAnsi="Aptos" w:eastAsia="Aptos" w:cs="Aptos"/>
        </w:rPr>
      </w:pPr>
    </w:p>
    <w:p w:rsidR="002C2AC1" w:rsidRDefault="002C2AC1" w14:paraId="29D1624C" w14:textId="77777777">
      <w:pPr>
        <w:rPr>
          <w:rFonts w:ascii="Aptos" w:hAnsi="Aptos" w:eastAsia="Aptos" w:cs="Aptos"/>
        </w:rPr>
      </w:pPr>
      <w:r>
        <w:rPr>
          <w:rFonts w:ascii="Aptos" w:hAnsi="Aptos" w:eastAsia="Aptos" w:cs="Aptos"/>
        </w:rPr>
        <w:br w:type="page"/>
      </w:r>
    </w:p>
    <w:p w:rsidR="1F73312E" w:rsidP="76BB527D" w:rsidRDefault="1F73312E" w14:paraId="5F31F55E" w14:textId="4E839AAB">
      <w:pPr>
        <w:rPr>
          <w:rFonts w:ascii="Aptos" w:hAnsi="Aptos" w:eastAsia="Aptos" w:cs="Aptos"/>
        </w:rPr>
      </w:pPr>
      <w:r w:rsidRPr="76BB527D">
        <w:rPr>
          <w:rFonts w:ascii="Aptos" w:hAnsi="Aptos" w:eastAsia="Aptos" w:cs="Aptos"/>
        </w:rPr>
        <w:t>ROUND</w:t>
      </w:r>
      <w:r w:rsidRPr="76BB527D" w:rsidR="5DADAA59">
        <w:rPr>
          <w:rFonts w:ascii="Aptos" w:hAnsi="Aptos" w:eastAsia="Aptos" w:cs="Aptos"/>
        </w:rPr>
        <w:t xml:space="preserve"> 3 </w:t>
      </w:r>
      <w:r w:rsidRPr="76BB527D">
        <w:rPr>
          <w:rFonts w:ascii="Aptos" w:hAnsi="Aptos" w:eastAsia="Aptos" w:cs="Aptos"/>
        </w:rPr>
        <w:t>— ENVIRONMENT &amp; NATURE</w:t>
      </w:r>
    </w:p>
    <w:p w:rsidR="1F73312E" w:rsidP="7B0446C2" w:rsidRDefault="1F73312E" w14:paraId="1277B1FB" w14:textId="6942CE52">
      <w:pPr>
        <w:rPr>
          <w:rFonts w:ascii="Aptos" w:hAnsi="Aptos" w:eastAsia="Aptos" w:cs="Aptos"/>
        </w:rPr>
      </w:pPr>
      <w:r w:rsidRPr="7B0446C2">
        <w:rPr>
          <w:rFonts w:ascii="Aptos" w:hAnsi="Aptos" w:eastAsia="Aptos" w:cs="Aptos"/>
        </w:rPr>
        <w:t>1.</w:t>
      </w:r>
    </w:p>
    <w:p w:rsidR="1F73312E" w:rsidP="7B0446C2" w:rsidRDefault="1F73312E" w14:paraId="3B24F547" w14:textId="6918DF03">
      <w:pPr>
        <w:rPr>
          <w:rFonts w:ascii="Aptos" w:hAnsi="Aptos" w:eastAsia="Aptos" w:cs="Aptos"/>
        </w:rPr>
      </w:pPr>
      <w:r w:rsidRPr="76BB527D">
        <w:rPr>
          <w:rFonts w:ascii="Aptos" w:hAnsi="Aptos" w:eastAsia="Aptos" w:cs="Aptos"/>
        </w:rPr>
        <w:t>In 2013 Metallica became the first band to perform on all seven continents.</w:t>
      </w:r>
      <w:r w:rsidRPr="76BB527D" w:rsidR="23DD2FA1">
        <w:rPr>
          <w:rFonts w:ascii="Aptos" w:hAnsi="Aptos" w:eastAsia="Aptos" w:cs="Aptos"/>
        </w:rPr>
        <w:t xml:space="preserve"> </w:t>
      </w:r>
      <w:r w:rsidRPr="76BB527D" w:rsidR="3D8DB89E">
        <w:rPr>
          <w:rFonts w:ascii="Aptos" w:hAnsi="Aptos" w:eastAsia="Aptos" w:cs="Aptos"/>
        </w:rPr>
        <w:t>To protect the delicate surroundings d</w:t>
      </w:r>
      <w:r w:rsidRPr="76BB527D">
        <w:rPr>
          <w:rFonts w:ascii="Aptos" w:hAnsi="Aptos" w:eastAsia="Aptos" w:cs="Aptos"/>
        </w:rPr>
        <w:t>uring their Antarctic concert the audience used 120 of what?</w:t>
      </w:r>
    </w:p>
    <w:p w:rsidR="1F73312E" w:rsidP="7B0446C2" w:rsidRDefault="1F73312E" w14:paraId="1215686D" w14:textId="5AC9AFB6">
      <w:pPr>
        <w:rPr>
          <w:rFonts w:ascii="Aptos" w:hAnsi="Aptos" w:eastAsia="Aptos" w:cs="Aptos"/>
        </w:rPr>
      </w:pPr>
      <w:r w:rsidRPr="7B0446C2">
        <w:rPr>
          <w:rFonts w:ascii="Aptos" w:hAnsi="Aptos" w:eastAsia="Aptos" w:cs="Aptos"/>
          <w:b/>
          <w:bCs/>
        </w:rPr>
        <w:t>Answer:</w:t>
      </w:r>
      <w:r w:rsidRPr="7B0446C2">
        <w:rPr>
          <w:rFonts w:ascii="Aptos" w:hAnsi="Aptos" w:eastAsia="Aptos" w:cs="Aptos"/>
        </w:rPr>
        <w:t xml:space="preserve"> Headphones</w:t>
      </w:r>
    </w:p>
    <w:p w:rsidR="1F73312E" w:rsidP="7B0446C2" w:rsidRDefault="1F73312E" w14:paraId="1F2A12F5" w14:textId="39175DB0">
      <w:r w:rsidRPr="7B0446C2">
        <w:rPr>
          <w:rFonts w:ascii="Aptos" w:hAnsi="Aptos" w:eastAsia="Aptos" w:cs="Aptos"/>
          <w:color w:val="000000" w:themeColor="text1"/>
        </w:rPr>
        <w:t xml:space="preserve">Reikia nuotraukų/video iš to koncerto. </w:t>
      </w:r>
    </w:p>
    <w:p w:rsidR="7B0446C2" w:rsidP="7B0446C2" w:rsidRDefault="7B0446C2" w14:paraId="774BE731" w14:textId="5287F2F0">
      <w:pPr>
        <w:rPr>
          <w:rFonts w:ascii="Aptos" w:hAnsi="Aptos" w:eastAsia="Aptos" w:cs="Aptos"/>
          <w:color w:val="000000" w:themeColor="text1"/>
        </w:rPr>
      </w:pPr>
    </w:p>
    <w:p w:rsidR="678AA27A" w:rsidP="7B0446C2" w:rsidRDefault="678AA27A" w14:paraId="48D7F87F" w14:textId="4CD6FD7E">
      <w:r w:rsidRPr="7B0446C2">
        <w:rPr>
          <w:rFonts w:ascii="Aptos" w:hAnsi="Aptos" w:eastAsia="Aptos" w:cs="Aptos"/>
          <w:color w:val="000000" w:themeColor="text1"/>
        </w:rPr>
        <w:t xml:space="preserve">2. </w:t>
      </w:r>
    </w:p>
    <w:p w:rsidR="678AA27A" w:rsidP="7B0446C2" w:rsidRDefault="678AA27A" w14:paraId="19CADE6F" w14:textId="7CEE697F">
      <w:pPr>
        <w:rPr>
          <w:rFonts w:ascii="Aptos" w:hAnsi="Aptos" w:eastAsia="Aptos" w:cs="Aptos"/>
        </w:rPr>
      </w:pPr>
      <w:r w:rsidRPr="5C4B8BEF">
        <w:rPr>
          <w:rFonts w:ascii="Aptos" w:hAnsi="Aptos" w:eastAsia="Aptos" w:cs="Aptos"/>
        </w:rPr>
        <w:t>Three famous scientists — Birutė Galdikas,</w:t>
      </w:r>
      <w:del w:author="Kristina Simonaitytė" w:date="2026-06-14T11:52:00Z" w16du:dateUtc="2026-06-14T11:52:44Z" w:id="122">
        <w:r w:rsidRPr="5C4B8BEF" w:rsidDel="678AA27A">
          <w:rPr>
            <w:rFonts w:ascii="Aptos" w:hAnsi="Aptos" w:eastAsia="Aptos" w:cs="Aptos"/>
          </w:rPr>
          <w:delText xml:space="preserve"> </w:delText>
        </w:r>
      </w:del>
      <w:ins w:author="Kristina Simonaitytė" w:date="2026-06-12T14:20:00Z" w16du:dateUtc="2026-06-12T14:20:22Z" w:id="123">
        <w:r w:rsidRPr="5C4B8BEF" w:rsidR="4266A4A1">
          <w:rPr>
            <w:rFonts w:ascii="Aptos" w:hAnsi="Aptos" w:eastAsia="Aptos" w:cs="Aptos"/>
          </w:rPr>
          <w:t xml:space="preserve"> </w:t>
        </w:r>
      </w:ins>
      <w:r w:rsidRPr="5C4B8BEF">
        <w:rPr>
          <w:rFonts w:ascii="Aptos" w:hAnsi="Aptos" w:eastAsia="Aptos" w:cs="Aptos"/>
        </w:rPr>
        <w:t>Dian Fossey and Jane Goodall — devoted their careers to studying these animals in the wild. Collectively, they became known as the "Trimates".</w:t>
      </w:r>
      <w:r>
        <w:br/>
      </w:r>
      <w:del w:author="Kristina Simonaitytė" w:date="2026-06-12T14:51:00Z" w16du:dateUtc="2026-06-12T14:51:20Z" w:id="124">
        <w:r w:rsidRPr="5C4B8BEF" w:rsidDel="678AA27A">
          <w:rPr>
            <w:rFonts w:ascii="Aptos" w:hAnsi="Aptos" w:eastAsia="Aptos" w:cs="Aptos"/>
          </w:rPr>
          <w:delText xml:space="preserve"> </w:delText>
        </w:r>
      </w:del>
      <w:r w:rsidRPr="5C4B8BEF">
        <w:rPr>
          <w:rFonts w:ascii="Aptos" w:hAnsi="Aptos" w:eastAsia="Aptos" w:cs="Aptos"/>
        </w:rPr>
        <w:t>What group of animals are these?</w:t>
      </w:r>
      <w:ins w:author="Kristina Simonaitytė" w:date="2026-06-12T14:50:00Z" w16du:dateUtc="2026-06-12T14:50:55Z" w:id="125">
        <w:r w:rsidRPr="5C4B8BEF" w:rsidR="348879D1">
          <w:rPr>
            <w:rFonts w:ascii="Aptos" w:hAnsi="Aptos" w:eastAsia="Aptos" w:cs="Aptos"/>
          </w:rPr>
          <w:t xml:space="preserve"> Bonus point for</w:t>
        </w:r>
      </w:ins>
      <w:ins w:author="Kristina Simonaitytė" w:date="2026-06-12T14:51:00Z" w16du:dateUtc="2026-06-12T14:51:17Z" w:id="126">
        <w:r w:rsidRPr="5C4B8BEF" w:rsidR="348879D1">
          <w:rPr>
            <w:rFonts w:ascii="Aptos" w:hAnsi="Aptos" w:eastAsia="Aptos" w:cs="Aptos"/>
          </w:rPr>
          <w:t xml:space="preserve"> naming the species each of these women studied,</w:t>
        </w:r>
      </w:ins>
    </w:p>
    <w:p w:rsidR="678AA27A" w:rsidP="76BB527D" w:rsidRDefault="678AA27A" w14:paraId="0093C919" w14:textId="16B73A58">
      <w:pPr>
        <w:rPr>
          <w:rFonts w:ascii="Aptos" w:hAnsi="Aptos" w:eastAsia="Aptos" w:cs="Aptos"/>
          <w:color w:val="000000" w:themeColor="text1"/>
        </w:rPr>
      </w:pPr>
      <w:r w:rsidRPr="76BB527D">
        <w:rPr>
          <w:rFonts w:ascii="Aptos" w:hAnsi="Aptos" w:eastAsia="Aptos" w:cs="Aptos"/>
          <w:b/>
          <w:bCs/>
          <w:color w:val="000000" w:themeColor="text1"/>
        </w:rPr>
        <w:t xml:space="preserve">Answer: </w:t>
      </w:r>
      <w:r w:rsidRPr="76BB527D">
        <w:rPr>
          <w:rFonts w:ascii="Aptos" w:hAnsi="Aptos" w:eastAsia="Aptos" w:cs="Aptos"/>
          <w:color w:val="000000" w:themeColor="text1"/>
        </w:rPr>
        <w:t>Great apes</w:t>
      </w:r>
    </w:p>
    <w:p w:rsidR="7B0446C2" w:rsidP="7B0446C2" w:rsidRDefault="7B0446C2" w14:paraId="2DA61FAD" w14:textId="4B18E1E5">
      <w:pPr>
        <w:rPr>
          <w:rFonts w:ascii="Aptos" w:hAnsi="Aptos" w:eastAsia="Aptos" w:cs="Aptos"/>
          <w:color w:val="000000" w:themeColor="text1"/>
        </w:rPr>
      </w:pPr>
    </w:p>
    <w:p w:rsidR="678AA27A" w:rsidP="7B0446C2" w:rsidRDefault="678AA27A" w14:paraId="2C511CAC" w14:textId="5ACFD2F2">
      <w:pPr>
        <w:rPr>
          <w:ins w:author="Kristina Simonaitytė" w:date="2026-06-14T11:52:00Z" w16du:dateUtc="2026-06-14T11:52:50Z" w:id="127"/>
        </w:rPr>
      </w:pPr>
      <w:r w:rsidRPr="5C4B8BEF">
        <w:rPr>
          <w:rFonts w:ascii="Aptos" w:hAnsi="Aptos" w:eastAsia="Aptos" w:cs="Aptos"/>
          <w:color w:val="000000" w:themeColor="text1"/>
        </w:rPr>
        <w:t>Reikia jų nuotraukų</w:t>
      </w:r>
      <w:r w:rsidRPr="5C4B8BEF" w:rsidR="732062DB">
        <w:rPr>
          <w:rFonts w:ascii="Aptos" w:hAnsi="Aptos" w:eastAsia="Aptos" w:cs="Aptos"/>
          <w:color w:val="000000" w:themeColor="text1"/>
        </w:rPr>
        <w:t xml:space="preserve">. Gal iš čia: </w:t>
      </w:r>
      <w:hyperlink r:id="rId20">
        <w:r w:rsidRPr="5C4B8BEF" w:rsidR="732062DB">
          <w:rPr>
            <w:rStyle w:val="Hyperlink"/>
          </w:rPr>
          <w:t>https://www.themarysue.com/the-trimates-three-women-that-made-science-history/</w:t>
        </w:r>
      </w:hyperlink>
      <w:r w:rsidRPr="5C4B8BEF" w:rsidR="732062DB">
        <w:rPr>
          <w:rFonts w:ascii="Aptos" w:hAnsi="Aptos" w:eastAsia="Aptos" w:cs="Aptos"/>
          <w:color w:val="000000" w:themeColor="text1"/>
        </w:rPr>
        <w:t xml:space="preserve"> </w:t>
      </w:r>
    </w:p>
    <w:p w:rsidR="2CDB4AEE" w:rsidP="5C4B8BEF" w:rsidRDefault="2CDB4AEE" w14:paraId="5D2DF31A" w14:textId="7F2CE617">
      <w:pPr>
        <w:rPr>
          <w:rFonts w:ascii="Aptos" w:hAnsi="Aptos" w:eastAsia="Aptos" w:cs="Aptos"/>
          <w:color w:val="000000" w:themeColor="text1"/>
        </w:rPr>
      </w:pPr>
      <w:ins w:author="Kristina Simonaitytė" w:date="2026-06-14T11:52:00Z" w16du:dateUtc="2026-06-14T11:52:55Z" w:id="128">
        <w:r w:rsidRPr="5C4B8BEF">
          <w:rPr>
            <w:rFonts w:ascii="Aptos" w:hAnsi="Aptos" w:eastAsia="Aptos" w:cs="Aptos"/>
            <w:color w:val="000000" w:themeColor="text1"/>
          </w:rPr>
          <w:t>Galima</w:t>
        </w:r>
      </w:ins>
      <w:ins w:author="Kristina Simonaitytė" w:date="2026-06-14T11:53:00Z" w16du:dateUtc="2026-06-14T11:53:52Z" w:id="129">
        <w:r w:rsidRPr="5C4B8BEF">
          <w:rPr>
            <w:rFonts w:ascii="Aptos" w:hAnsi="Aptos" w:eastAsia="Aptos" w:cs="Aptos"/>
            <w:color w:val="000000" w:themeColor="text1"/>
          </w:rPr>
          <w:t xml:space="preserve">, kai bus rodomas atsakymas, paminėti, kad B. Galdikas buvo lietuvė, kad buvo įsitraukusi į conservation veiklą ir Lietuvoje ir kad mirė šiemet </w:t>
        </w:r>
        <w:r w:rsidRPr="5C4B8BEF" w:rsidR="6EEDFD50">
          <w:rPr>
            <w:rFonts w:ascii="Aptos" w:hAnsi="Aptos" w:eastAsia="Aptos" w:cs="Aptos"/>
            <w:color w:val="000000" w:themeColor="text1"/>
          </w:rPr>
          <w:t>kovą</w:t>
        </w:r>
      </w:ins>
    </w:p>
    <w:p w:rsidR="732062DB" w:rsidP="7B0446C2" w:rsidRDefault="732062DB" w14:paraId="1272B621" w14:textId="695F6475">
      <w:r w:rsidRPr="7B0446C2">
        <w:rPr>
          <w:rFonts w:ascii="Aptos" w:hAnsi="Aptos" w:eastAsia="Aptos" w:cs="Aptos"/>
          <w:color w:val="000000" w:themeColor="text1"/>
        </w:rPr>
        <w:t xml:space="preserve">3.  </w:t>
      </w:r>
    </w:p>
    <w:p w:rsidR="20F32019" w:rsidP="7B0446C2" w:rsidRDefault="43163A99" w14:paraId="11746952" w14:textId="2212E8D5">
      <w:ins w:author="Kristina Simonaitytė" w:date="2026-06-12T14:30:00Z" w16du:dateUtc="2026-06-12T14:30:59Z" w:id="130">
        <w:r w:rsidRPr="5C4B8BEF">
          <w:rPr>
            <w:rFonts w:ascii="Aptos" w:hAnsi="Aptos" w:eastAsia="Aptos" w:cs="Aptos"/>
            <w:color w:val="000000" w:themeColor="text1"/>
          </w:rPr>
          <w:t>In spring 2025 a</w:t>
        </w:r>
      </w:ins>
      <w:ins w:author="Kristina Simonaitytė" w:date="2026-06-12T14:33:00Z" w16du:dateUtc="2026-06-12T14:33:31Z" w:id="131">
        <w:r w:rsidRPr="5C4B8BEF" w:rsidR="70DAA07B">
          <w:rPr>
            <w:rFonts w:ascii="Aptos" w:hAnsi="Aptos" w:eastAsia="Aptos" w:cs="Aptos"/>
            <w:color w:val="000000" w:themeColor="text1"/>
          </w:rPr>
          <w:t xml:space="preserve"> tragic</w:t>
        </w:r>
      </w:ins>
      <w:ins w:author="Kristina Simonaitytė" w:date="2026-06-12T14:31:00Z" w16du:dateUtc="2026-06-12T14:31:32Z" w:id="132">
        <w:r w:rsidRPr="5C4B8BEF">
          <w:rPr>
            <w:rFonts w:ascii="Aptos" w:hAnsi="Aptos" w:eastAsia="Aptos" w:cs="Aptos"/>
            <w:color w:val="000000" w:themeColor="text1"/>
          </w:rPr>
          <w:t xml:space="preserve"> accident</w:t>
        </w:r>
      </w:ins>
      <w:ins w:author="Kristina Simonaitytė" w:date="2026-06-12T14:32:00Z" w16du:dateUtc="2026-06-12T14:32:26Z" w:id="133">
        <w:r w:rsidRPr="5C4B8BEF" w:rsidR="2C88653B">
          <w:rPr>
            <w:rFonts w:ascii="Aptos" w:hAnsi="Aptos" w:eastAsia="Aptos" w:cs="Aptos"/>
            <w:color w:val="000000" w:themeColor="text1"/>
          </w:rPr>
          <w:t>, involving four US soldiers</w:t>
        </w:r>
      </w:ins>
      <w:ins w:author="Kristina Simonaitytė" w:date="2026-06-14T11:55:00Z" w16du:dateUtc="2026-06-14T11:55:58Z" w:id="134">
        <w:r w:rsidRPr="5C4B8BEF" w:rsidR="43D6B798">
          <w:rPr>
            <w:rFonts w:ascii="Aptos" w:hAnsi="Aptos" w:eastAsia="Aptos" w:cs="Aptos"/>
            <w:color w:val="000000" w:themeColor="text1"/>
          </w:rPr>
          <w:t>,</w:t>
        </w:r>
      </w:ins>
      <w:ins w:author="Kristina Simonaitytė" w:date="2026-06-12T14:32:00Z" w16du:dateUtc="2026-06-12T14:32:26Z" w:id="135">
        <w:r w:rsidRPr="5C4B8BEF" w:rsidR="2C88653B">
          <w:rPr>
            <w:rFonts w:ascii="Aptos" w:hAnsi="Aptos" w:eastAsia="Aptos" w:cs="Aptos"/>
            <w:color w:val="000000" w:themeColor="text1"/>
          </w:rPr>
          <w:t xml:space="preserve"> whose vehicle sank in a military training area near the Lithuanian–Belarusian border, has </w:t>
        </w:r>
      </w:ins>
      <w:ins w:author="Kristina Simonaitytė" w:date="2026-06-12T14:33:00Z" w16du:dateUtc="2026-06-12T14:33:36Z" w:id="136">
        <w:r w:rsidRPr="5C4B8BEF" w:rsidR="2C88653B">
          <w:rPr>
            <w:rFonts w:ascii="Aptos" w:hAnsi="Aptos" w:eastAsia="Aptos" w:cs="Aptos"/>
            <w:color w:val="000000" w:themeColor="text1"/>
          </w:rPr>
          <w:t>unexpectedly</w:t>
        </w:r>
        <w:r w:rsidRPr="5C4B8BEF" w:rsidR="3D2AE3A8">
          <w:rPr>
            <w:rFonts w:ascii="Aptos" w:hAnsi="Aptos" w:eastAsia="Aptos" w:cs="Aptos"/>
            <w:color w:val="000000" w:themeColor="text1"/>
          </w:rPr>
          <w:t xml:space="preserve"> </w:t>
        </w:r>
      </w:ins>
      <w:ins w:author="Kristina Simonaitytė" w:date="2026-06-12T14:34:00Z" w16du:dateUtc="2026-06-12T14:34:59Z" w:id="137">
        <w:r w:rsidRPr="5C4B8BEF" w:rsidR="699C0626">
          <w:rPr>
            <w:rFonts w:ascii="Aptos" w:hAnsi="Aptos" w:eastAsia="Aptos" w:cs="Aptos"/>
            <w:color w:val="000000" w:themeColor="text1"/>
          </w:rPr>
          <w:t xml:space="preserve">given a boost to </w:t>
        </w:r>
      </w:ins>
      <w:ins w:author="Kristina Simonaitytė" w:date="2026-06-14T11:54:00Z" w16du:dateUtc="2026-06-14T11:54:16Z" w:id="138">
        <w:r w:rsidRPr="5C4B8BEF" w:rsidR="39B42FEE">
          <w:rPr>
            <w:rFonts w:ascii="Aptos" w:hAnsi="Aptos" w:eastAsia="Aptos" w:cs="Aptos"/>
            <w:color w:val="000000" w:themeColor="text1"/>
            <w:highlight w:val="yellow"/>
            <w:rPrChange w:author="Kristina Simonaitytė" w:date="2026-06-14T11:54:00Z" w16du:dateUtc="2026-06-14T11:54:52Z" w:id="139">
              <w:rPr>
                <w:rFonts w:ascii="Aptos" w:hAnsi="Aptos" w:eastAsia="Aptos" w:cs="Aptos"/>
                <w:color w:val="000000" w:themeColor="text1"/>
              </w:rPr>
            </w:rPrChange>
          </w:rPr>
          <w:t>reaching the</w:t>
        </w:r>
      </w:ins>
      <w:ins w:author="Kristina Simonaitytė" w:date="2026-06-12T14:35:00Z" w16du:dateUtc="2026-06-12T14:35:11Z" w:id="140">
        <w:r w:rsidRPr="5C4B8BEF" w:rsidR="699C0626">
          <w:rPr>
            <w:rFonts w:ascii="Aptos" w:hAnsi="Aptos" w:eastAsia="Aptos" w:cs="Aptos"/>
            <w:color w:val="000000" w:themeColor="text1"/>
            <w:highlight w:val="yellow"/>
            <w:rPrChange w:author="Kristina Simonaitytė" w:date="2026-06-14T11:54:00Z" w16du:dateUtc="2026-06-14T11:54:52Z" w:id="141">
              <w:rPr>
                <w:rFonts w:ascii="Aptos" w:hAnsi="Aptos" w:eastAsia="Aptos" w:cs="Aptos"/>
                <w:color w:val="000000" w:themeColor="text1"/>
              </w:rPr>
            </w:rPrChange>
          </w:rPr>
          <w:t xml:space="preserve"> </w:t>
        </w:r>
      </w:ins>
      <w:ins w:author="Kristina Simonaitytė" w:date="2026-06-12T14:40:00Z" w16du:dateUtc="2026-06-12T14:40:59Z" w:id="142">
        <w:r w:rsidRPr="5C4B8BEF" w:rsidR="2713CA69">
          <w:rPr>
            <w:rFonts w:ascii="Aptos" w:hAnsi="Aptos" w:eastAsia="Aptos" w:cs="Aptos"/>
            <w:color w:val="000000" w:themeColor="text1"/>
            <w:highlight w:val="yellow"/>
            <w:rPrChange w:author="Kristina Simonaitytė" w:date="2026-06-14T11:54:00Z" w16du:dateUtc="2026-06-14T11:54:52Z" w:id="143">
              <w:rPr>
                <w:rFonts w:ascii="Aptos" w:hAnsi="Aptos" w:eastAsia="Aptos" w:cs="Aptos"/>
                <w:color w:val="000000" w:themeColor="text1"/>
              </w:rPr>
            </w:rPrChange>
          </w:rPr>
          <w:t>targ</w:t>
        </w:r>
      </w:ins>
      <w:ins w:author="Kristina Simonaitytė" w:date="2026-06-12T14:41:00Z" w16du:dateUtc="2026-06-12T14:41:00Z" w:id="144">
        <w:r w:rsidRPr="5C4B8BEF" w:rsidR="2713CA69">
          <w:rPr>
            <w:rFonts w:ascii="Aptos" w:hAnsi="Aptos" w:eastAsia="Aptos" w:cs="Aptos"/>
            <w:color w:val="000000" w:themeColor="text1"/>
            <w:highlight w:val="yellow"/>
            <w:rPrChange w:author="Kristina Simonaitytė" w:date="2026-06-14T11:54:00Z" w16du:dateUtc="2026-06-14T11:54:52Z" w:id="145">
              <w:rPr>
                <w:rFonts w:ascii="Aptos" w:hAnsi="Aptos" w:eastAsia="Aptos" w:cs="Aptos"/>
                <w:color w:val="000000" w:themeColor="text1"/>
              </w:rPr>
            </w:rPrChange>
          </w:rPr>
          <w:t xml:space="preserve">ets </w:t>
        </w:r>
      </w:ins>
      <w:ins w:author="Kristina Simonaitytė" w:date="2026-06-12T14:35:00Z" w16du:dateUtc="2026-06-12T14:35:11Z" w:id="146">
        <w:r w:rsidRPr="5C4B8BEF" w:rsidR="699C0626">
          <w:rPr>
            <w:rFonts w:ascii="Aptos" w:hAnsi="Aptos" w:eastAsia="Aptos" w:cs="Aptos"/>
            <w:color w:val="000000" w:themeColor="text1"/>
            <w:highlight w:val="yellow"/>
            <w:rPrChange w:author="Kristina Simonaitytė" w:date="2026-06-14T11:54:00Z" w16du:dateUtc="2026-06-14T11:54:52Z" w:id="147">
              <w:rPr>
                <w:rFonts w:ascii="Aptos" w:hAnsi="Aptos" w:eastAsia="Aptos" w:cs="Aptos"/>
                <w:color w:val="000000" w:themeColor="text1"/>
              </w:rPr>
            </w:rPrChange>
          </w:rPr>
          <w:t xml:space="preserve">of which </w:t>
        </w:r>
      </w:ins>
      <w:ins w:author="Kristina Simonaitytė" w:date="2026-06-14T11:54:00Z" w16du:dateUtc="2026-06-14T11:54:30Z" w:id="148">
        <w:r w:rsidRPr="5C4B8BEF" w:rsidR="3D9A9D5C">
          <w:rPr>
            <w:rFonts w:ascii="Aptos" w:hAnsi="Aptos" w:eastAsia="Aptos" w:cs="Aptos"/>
            <w:color w:val="000000" w:themeColor="text1"/>
            <w:highlight w:val="yellow"/>
            <w:rPrChange w:author="Kristina Simonaitytė" w:date="2026-06-14T11:54:00Z" w16du:dateUtc="2026-06-14T11:54:52Z" w:id="149">
              <w:rPr>
                <w:rFonts w:ascii="Aptos" w:hAnsi="Aptos" w:eastAsia="Aptos" w:cs="Aptos"/>
                <w:color w:val="000000" w:themeColor="text1"/>
              </w:rPr>
            </w:rPrChange>
          </w:rPr>
          <w:t>EU environmental legislation?</w:t>
        </w:r>
      </w:ins>
      <w:ins w:author="Kristina Simonaitytė" w:date="2026-06-12T14:32:00Z" w16du:dateUtc="2026-06-12T14:32:26Z" w:id="150">
        <w:r w:rsidRPr="5C4B8BEF" w:rsidR="2C88653B">
          <w:rPr>
            <w:rFonts w:ascii="Aptos" w:hAnsi="Aptos" w:eastAsia="Aptos" w:cs="Aptos"/>
            <w:color w:val="000000" w:themeColor="text1"/>
          </w:rPr>
          <w:t xml:space="preserve"> </w:t>
        </w:r>
      </w:ins>
      <w:del w:author="Kristina Simonaitytė" w:date="2026-06-12T14:35:00Z" w16du:dateUtc="2026-06-12T14:35:43Z" w:id="151">
        <w:r w:rsidRPr="5C4B8BEF" w:rsidDel="20F32019" w:rsidR="20F32019">
          <w:rPr>
            <w:rFonts w:ascii="Aptos" w:hAnsi="Aptos" w:eastAsia="Aptos" w:cs="Aptos"/>
            <w:color w:val="000000" w:themeColor="text1"/>
          </w:rPr>
          <w:delText xml:space="preserve">Which EU law unexpectedly entered headlines after the deaths of </w:delText>
        </w:r>
      </w:del>
      <w:del w:author="Kristina Simonaitytė" w:date="2026-06-12T14:32:00Z" w16du:dateUtc="2026-06-12T14:32:37Z" w:id="152">
        <w:r w:rsidRPr="5C4B8BEF" w:rsidDel="20F32019" w:rsidR="20F32019">
          <w:rPr>
            <w:rFonts w:ascii="Aptos" w:hAnsi="Aptos" w:eastAsia="Aptos" w:cs="Aptos"/>
            <w:color w:val="000000" w:themeColor="text1"/>
          </w:rPr>
          <w:delText>four US soldiers whose vehicle sank in a military training area near the Lithuanian–Belarusian border</w:delText>
        </w:r>
      </w:del>
      <w:r w:rsidRPr="5C4B8BEF" w:rsidR="20F32019">
        <w:rPr>
          <w:rFonts w:ascii="Aptos" w:hAnsi="Aptos" w:eastAsia="Aptos" w:cs="Aptos"/>
          <w:color w:val="000000" w:themeColor="text1"/>
        </w:rPr>
        <w:t>?</w:t>
      </w:r>
    </w:p>
    <w:p w:rsidR="20F32019" w:rsidRDefault="20F32019" w14:paraId="42AED453" w14:textId="50E1730D">
      <w:pPr>
        <w:rPr>
          <w:rFonts w:ascii="Aptos" w:hAnsi="Aptos" w:eastAsia="Aptos" w:cs="Aptos"/>
          <w:color w:val="000000" w:themeColor="text1"/>
        </w:rPr>
      </w:pPr>
      <w:r w:rsidRPr="5C4B8BEF">
        <w:rPr>
          <w:rFonts w:ascii="Aptos" w:hAnsi="Aptos" w:eastAsia="Aptos" w:cs="Aptos"/>
          <w:b/>
          <w:bCs/>
          <w:color w:val="000000" w:themeColor="text1"/>
        </w:rPr>
        <w:t xml:space="preserve">Answer: </w:t>
      </w:r>
      <w:r w:rsidRPr="5C4B8BEF">
        <w:rPr>
          <w:rFonts w:ascii="Aptos" w:hAnsi="Aptos" w:eastAsia="Aptos" w:cs="Aptos"/>
          <w:color w:val="000000" w:themeColor="text1"/>
        </w:rPr>
        <w:t>Nature Restoration Law (</w:t>
      </w:r>
      <w:ins w:author="Kristina Simonaitytė" w:date="2026-06-14T11:55:00Z" w16du:dateUtc="2026-06-14T11:55:10Z" w:id="153">
        <w:r w:rsidRPr="5C4B8BEF" w:rsidR="2B057C0E">
          <w:rPr>
            <w:rFonts w:ascii="Aptos" w:hAnsi="Aptos" w:eastAsia="Aptos" w:cs="Aptos"/>
            <w:color w:val="000000" w:themeColor="text1"/>
          </w:rPr>
          <w:t xml:space="preserve">restoration </w:t>
        </w:r>
      </w:ins>
      <w:r w:rsidRPr="5C4B8BEF">
        <w:rPr>
          <w:rFonts w:ascii="Aptos" w:hAnsi="Aptos" w:eastAsia="Aptos" w:cs="Aptos"/>
          <w:color w:val="000000" w:themeColor="text1"/>
        </w:rPr>
        <w:t>o</w:t>
      </w:r>
      <w:ins w:author="Kristina Simonaitytė" w:date="2026-06-14T11:55:00Z" w16du:dateUtc="2026-06-14T11:55:12Z" w:id="154">
        <w:r w:rsidRPr="5C4B8BEF" w:rsidR="525FCB3D">
          <w:rPr>
            <w:rFonts w:ascii="Aptos" w:hAnsi="Aptos" w:eastAsia="Aptos" w:cs="Aptos"/>
            <w:color w:val="000000" w:themeColor="text1"/>
          </w:rPr>
          <w:t>f</w:t>
        </w:r>
      </w:ins>
      <w:del w:author="Kristina Simonaitytė" w:date="2026-06-14T11:55:00Z" w16du:dateUtc="2026-06-14T11:55:12Z" w:id="155">
        <w:r w:rsidRPr="5C4B8BEF" w:rsidDel="20F32019">
          <w:rPr>
            <w:rFonts w:ascii="Aptos" w:hAnsi="Aptos" w:eastAsia="Aptos" w:cs="Aptos"/>
            <w:color w:val="000000" w:themeColor="text1"/>
          </w:rPr>
          <w:delText>r</w:delText>
        </w:r>
      </w:del>
      <w:r w:rsidRPr="5C4B8BEF">
        <w:rPr>
          <w:rFonts w:ascii="Aptos" w:hAnsi="Aptos" w:eastAsia="Aptos" w:cs="Aptos"/>
          <w:color w:val="000000" w:themeColor="text1"/>
        </w:rPr>
        <w:t xml:space="preserve"> wetlands</w:t>
      </w:r>
      <w:ins w:author="Kristina Simonaitytė" w:date="2026-06-12T14:36:00Z" w16du:dateUtc="2026-06-12T14:36:34Z" w:id="156">
        <w:r w:rsidRPr="5C4B8BEF" w:rsidR="1B29657B">
          <w:rPr>
            <w:rFonts w:ascii="Aptos" w:hAnsi="Aptos" w:eastAsia="Aptos" w:cs="Aptos"/>
            <w:color w:val="000000" w:themeColor="text1"/>
          </w:rPr>
          <w:t>/peatlands</w:t>
        </w:r>
      </w:ins>
      <w:r w:rsidRPr="5C4B8BEF">
        <w:rPr>
          <w:rFonts w:ascii="Aptos" w:hAnsi="Aptos" w:eastAsia="Aptos" w:cs="Aptos"/>
          <w:color w:val="000000" w:themeColor="text1"/>
        </w:rPr>
        <w:t xml:space="preserve"> </w:t>
      </w:r>
      <w:ins w:author="Kristina Simonaitytė" w:date="2026-06-14T11:55:00Z" w16du:dateUtc="2026-06-14T11:55:30Z" w:id="157">
        <w:r w:rsidRPr="5C4B8BEF" w:rsidR="3B19268C">
          <w:rPr>
            <w:rFonts w:ascii="Aptos" w:hAnsi="Aptos" w:eastAsia="Aptos" w:cs="Aptos"/>
            <w:color w:val="000000" w:themeColor="text1"/>
          </w:rPr>
          <w:t xml:space="preserve">as part of the defense measures) </w:t>
        </w:r>
      </w:ins>
      <w:del w:author="Kristina Simonaitytė" w:date="2026-06-14T11:55:00Z" w16du:dateUtc="2026-06-14T11:55:33Z" w:id="158">
        <w:r w:rsidRPr="5C4B8BEF" w:rsidDel="20F32019">
          <w:rPr>
            <w:rFonts w:ascii="Aptos" w:hAnsi="Aptos" w:eastAsia="Aptos" w:cs="Aptos"/>
            <w:color w:val="000000" w:themeColor="text1"/>
          </w:rPr>
          <w:delText>restored under environmental policies</w:delText>
        </w:r>
      </w:del>
      <w:del w:author="Kristina Simonaitytė" w:date="2026-06-12T14:36:00Z" w16du:dateUtc="2026-06-12T14:36:39Z" w:id="159">
        <w:r w:rsidRPr="5C4B8BEF" w:rsidDel="20F32019">
          <w:rPr>
            <w:rFonts w:ascii="Aptos" w:hAnsi="Aptos" w:eastAsia="Aptos" w:cs="Aptos"/>
            <w:color w:val="000000" w:themeColor="text1"/>
          </w:rPr>
          <w:delText>)</w:delText>
        </w:r>
      </w:del>
      <w:ins w:author="Kristina Simonaitytė" w:date="2026-06-14T11:55:00Z" w16du:dateUtc="2026-06-14T11:55:41Z" w:id="160">
        <w:r w:rsidRPr="5C4B8BEF" w:rsidR="2AA6431B">
          <w:rPr>
            <w:rFonts w:ascii="Aptos" w:hAnsi="Aptos" w:eastAsia="Aptos" w:cs="Aptos"/>
            <w:color w:val="000000" w:themeColor="text1"/>
          </w:rPr>
          <w:t xml:space="preserve"> Hint: Article 11.4</w:t>
        </w:r>
      </w:ins>
    </w:p>
    <w:p w:rsidR="7B0446C2" w:rsidP="7B0446C2" w:rsidRDefault="7B0446C2" w14:paraId="55259619" w14:textId="01E766B7">
      <w:pPr>
        <w:rPr>
          <w:rFonts w:ascii="Aptos" w:hAnsi="Aptos" w:eastAsia="Aptos" w:cs="Aptos"/>
          <w:color w:val="000000" w:themeColor="text1"/>
        </w:rPr>
      </w:pPr>
    </w:p>
    <w:p w:rsidR="53094D6F" w:rsidP="7B0446C2" w:rsidRDefault="53094D6F" w14:paraId="17350F2A" w14:textId="3A737020">
      <w:r w:rsidRPr="7B0446C2">
        <w:rPr>
          <w:rFonts w:ascii="Aptos" w:hAnsi="Aptos" w:eastAsia="Aptos" w:cs="Aptos"/>
          <w:color w:val="000000" w:themeColor="text1"/>
        </w:rPr>
        <w:t xml:space="preserve">4. </w:t>
      </w:r>
    </w:p>
    <w:p w:rsidR="53094D6F" w:rsidP="7B0446C2" w:rsidRDefault="53094D6F" w14:paraId="3A602778" w14:textId="6B8D9EFB">
      <w:pPr>
        <w:rPr>
          <w:rFonts w:ascii="Aptos" w:hAnsi="Aptos" w:eastAsia="Aptos" w:cs="Aptos"/>
        </w:rPr>
      </w:pPr>
      <w:r w:rsidRPr="76BB527D">
        <w:rPr>
          <w:rFonts w:ascii="Aptos" w:hAnsi="Aptos" w:eastAsia="Aptos" w:cs="Aptos"/>
        </w:rPr>
        <w:t xml:space="preserve">This animal is often called an "ecosystem engineer" because it </w:t>
      </w:r>
      <w:del w:author="Kristina Simonaitytė" w:date="2026-06-12T14:25:00Z" w16du:dateUtc="2026-06-12T14:25:52Z" w:id="161">
        <w:r w:rsidRPr="76BB527D" w:rsidDel="53094D6F">
          <w:rPr>
            <w:rFonts w:ascii="Aptos" w:hAnsi="Aptos" w:eastAsia="Aptos" w:cs="Aptos"/>
          </w:rPr>
          <w:delText>creates wetlands</w:delText>
        </w:r>
      </w:del>
      <w:ins w:author="Kristina Simonaitytė" w:date="2026-06-12T14:25:00Z" w16du:dateUtc="2026-06-12T14:25:58Z" w:id="162">
        <w:r w:rsidRPr="76BB527D" w:rsidR="7D78334A">
          <w:rPr>
            <w:rFonts w:ascii="Aptos" w:hAnsi="Aptos" w:eastAsia="Aptos" w:cs="Aptos"/>
          </w:rPr>
          <w:t>creates certain ecosystems</w:t>
        </w:r>
      </w:ins>
      <w:r w:rsidRPr="76BB527D">
        <w:rPr>
          <w:rFonts w:ascii="Aptos" w:hAnsi="Aptos" w:eastAsia="Aptos" w:cs="Aptos"/>
        </w:rPr>
        <w:t xml:space="preserve"> that benefit countless other species.</w:t>
      </w:r>
      <w:ins w:author="Kristina Simonaitytė" w:date="2026-06-12T14:23:00Z" w16du:dateUtc="2026-06-12T14:23:47Z" w:id="163">
        <w:r w:rsidRPr="76BB527D" w:rsidR="0B225319">
          <w:rPr>
            <w:rFonts w:ascii="Aptos" w:hAnsi="Aptos" w:eastAsia="Aptos" w:cs="Aptos"/>
          </w:rPr>
          <w:t xml:space="preserve"> </w:t>
        </w:r>
      </w:ins>
      <w:ins w:author="Kristina Simonaitytė" w:date="2026-06-12T14:24:00Z" w16du:dateUtc="2026-06-12T14:24:49Z" w:id="164">
        <w:r w:rsidRPr="76BB527D" w:rsidR="0B225319">
          <w:rPr>
            <w:rFonts w:ascii="Aptos" w:hAnsi="Aptos" w:eastAsia="Aptos" w:cs="Aptos"/>
          </w:rPr>
          <w:t>In many countries i</w:t>
        </w:r>
        <w:r w:rsidRPr="76BB527D" w:rsidR="7517A9AD">
          <w:rPr>
            <w:rFonts w:ascii="Aptos" w:hAnsi="Aptos" w:eastAsia="Aptos" w:cs="Aptos"/>
          </w:rPr>
          <w:t xml:space="preserve">t has become </w:t>
        </w:r>
      </w:ins>
      <w:ins w:author="Kristina Simonaitytė" w:date="2026-06-12T14:25:00Z" w16du:dateUtc="2026-06-12T14:25:37Z" w:id="165">
        <w:r w:rsidRPr="76BB527D" w:rsidR="7517A9AD">
          <w:rPr>
            <w:rFonts w:ascii="Aptos" w:hAnsi="Aptos" w:eastAsia="Aptos" w:cs="Aptos"/>
          </w:rPr>
          <w:t>extinct, but reintroduction efforts are under way.</w:t>
        </w:r>
      </w:ins>
    </w:p>
    <w:p w:rsidR="53094D6F" w:rsidP="7B0446C2" w:rsidRDefault="53094D6F" w14:paraId="52FFF980" w14:textId="2489CEC4">
      <w:pPr>
        <w:rPr>
          <w:rFonts w:ascii="Aptos" w:hAnsi="Aptos" w:eastAsia="Aptos" w:cs="Aptos"/>
        </w:rPr>
      </w:pPr>
      <w:r w:rsidRPr="7B0446C2">
        <w:rPr>
          <w:rFonts w:ascii="Aptos" w:hAnsi="Aptos" w:eastAsia="Aptos" w:cs="Aptos"/>
        </w:rPr>
        <w:t>What animal is it?</w:t>
      </w:r>
    </w:p>
    <w:p w:rsidR="53094D6F" w:rsidP="7B0446C2" w:rsidRDefault="53094D6F" w14:paraId="51941D4B" w14:textId="44FDBC8B">
      <w:pPr>
        <w:rPr>
          <w:rFonts w:ascii="Aptos" w:hAnsi="Aptos" w:eastAsia="Aptos" w:cs="Aptos"/>
        </w:rPr>
      </w:pPr>
      <w:r w:rsidRPr="7B0446C2">
        <w:rPr>
          <w:rFonts w:ascii="Aptos" w:hAnsi="Aptos" w:eastAsia="Aptos" w:cs="Aptos"/>
          <w:b/>
          <w:bCs/>
        </w:rPr>
        <w:t>Answer:</w:t>
      </w:r>
      <w:r w:rsidRPr="7B0446C2">
        <w:rPr>
          <w:rFonts w:ascii="Aptos" w:hAnsi="Aptos" w:eastAsia="Aptos" w:cs="Aptos"/>
        </w:rPr>
        <w:t xml:space="preserve"> Beaver</w:t>
      </w:r>
    </w:p>
    <w:p w:rsidR="7B0446C2" w:rsidP="7B0446C2" w:rsidRDefault="7B0446C2" w14:paraId="5BB59FAD" w14:textId="453A3A36">
      <w:pPr>
        <w:rPr>
          <w:rFonts w:ascii="Aptos" w:hAnsi="Aptos" w:eastAsia="Aptos" w:cs="Aptos"/>
          <w:color w:val="000000" w:themeColor="text1"/>
        </w:rPr>
      </w:pPr>
    </w:p>
    <w:p w:rsidR="53094D6F" w:rsidP="7B0446C2" w:rsidRDefault="53094D6F" w14:paraId="198F9C3C" w14:textId="3A0F3CEB">
      <w:r w:rsidRPr="7B0446C2">
        <w:rPr>
          <w:rFonts w:ascii="Aptos" w:hAnsi="Aptos" w:eastAsia="Aptos" w:cs="Aptos"/>
          <w:color w:val="000000" w:themeColor="text1"/>
        </w:rPr>
        <w:t xml:space="preserve">Reikia nuotraukos ir, jei turime statistikos kaip išaugo populiacija </w:t>
      </w:r>
    </w:p>
    <w:p w:rsidR="7B0446C2" w:rsidP="7B0446C2" w:rsidRDefault="77C81707" w14:paraId="26B0CD38" w14:textId="12E37781">
      <w:pPr>
        <w:rPr>
          <w:ins w:author="Kristina Simonaitytė" w:date="2026-06-12T15:08:00Z" w16du:dateUtc="2026-06-12T15:08:19Z" w:id="166"/>
        </w:rPr>
      </w:pPr>
      <w:ins w:author="Kristina Simonaitytė" w:date="2026-06-12T14:43:00Z" w16du:dateUtc="2026-06-12T14:43:41Z" w:id="167">
        <w:r w:rsidRPr="5C4B8BEF">
          <w:rPr>
            <w:rFonts w:ascii="Aptos" w:hAnsi="Aptos" w:eastAsia="Aptos" w:cs="Aptos"/>
            <w:color w:val="000000" w:themeColor="text1"/>
          </w:rPr>
          <w:t>5.</w:t>
        </w:r>
      </w:ins>
      <w:ins w:author="Kristina Simonaitytė" w:date="2026-06-12T15:05:00Z" w16du:dateUtc="2026-06-12T15:05:59Z" w:id="168">
        <w:r w:rsidRPr="5C4B8BEF" w:rsidR="2B55B0EC">
          <w:rPr>
            <w:rFonts w:ascii="Aptos" w:hAnsi="Aptos" w:eastAsia="Aptos" w:cs="Aptos"/>
            <w:color w:val="000000" w:themeColor="text1"/>
          </w:rPr>
          <w:t xml:space="preserve"> </w:t>
        </w:r>
      </w:ins>
      <w:ins w:author="Kristina Simonaitytė" w:date="2026-06-12T15:06:00Z" w16du:dateUtc="2026-06-12T15:06:15Z" w:id="169">
        <w:r w:rsidRPr="5C4B8BEF" w:rsidR="2B55B0EC">
          <w:rPr>
            <w:rFonts w:ascii="Aptos" w:hAnsi="Aptos" w:eastAsia="Aptos" w:cs="Aptos"/>
            <w:color w:val="000000" w:themeColor="text1"/>
          </w:rPr>
          <w:t>“OOO are also very important in Lithuanian culture. One of our words for “friend” – or bičiulis – shares the root with our word for “</w:t>
        </w:r>
        <w:r w:rsidRPr="5C4B8BEF" w:rsidR="62B545CA">
          <w:rPr>
            <w:rFonts w:ascii="Aptos" w:hAnsi="Aptos" w:eastAsia="Aptos" w:cs="Aptos"/>
            <w:color w:val="000000" w:themeColor="text1"/>
          </w:rPr>
          <w:t>OOO</w:t>
        </w:r>
        <w:r w:rsidRPr="5C4B8BEF" w:rsidR="2B55B0EC">
          <w:rPr>
            <w:rFonts w:ascii="Aptos" w:hAnsi="Aptos" w:eastAsia="Aptos" w:cs="Aptos"/>
            <w:color w:val="000000" w:themeColor="text1"/>
          </w:rPr>
          <w:t xml:space="preserve">”. In Lithuanian language </w:t>
        </w:r>
      </w:ins>
      <w:ins w:author="Kristina Simonaitytė" w:date="2026-06-12T15:07:00Z" w16du:dateUtc="2026-06-12T15:07:05Z" w:id="170">
        <w:r w:rsidRPr="5C4B8BEF" w:rsidR="172A6353">
          <w:rPr>
            <w:rFonts w:ascii="Aptos" w:hAnsi="Aptos" w:eastAsia="Aptos" w:cs="Aptos"/>
            <w:color w:val="000000" w:themeColor="text1"/>
          </w:rPr>
          <w:t xml:space="preserve">OOO </w:t>
        </w:r>
      </w:ins>
      <w:ins w:author="Kristina Simonaitytė" w:date="2026-06-12T15:06:00Z" w16du:dateUtc="2026-06-12T15:06:15Z" w:id="171">
        <w:r w:rsidRPr="5C4B8BEF" w:rsidR="2B55B0EC">
          <w:rPr>
            <w:rFonts w:ascii="Aptos" w:hAnsi="Aptos" w:eastAsia="Aptos" w:cs="Aptos"/>
            <w:color w:val="000000" w:themeColor="text1"/>
          </w:rPr>
          <w:t>are the only animals that die like humans.</w:t>
        </w:r>
      </w:ins>
      <w:ins w:author="Kristina Simonaitytė" w:date="2026-06-12T15:07:00Z" w16du:dateUtc="2026-06-12T15:07:56Z" w:id="172">
        <w:r w:rsidRPr="5C4B8BEF" w:rsidR="7DA9C7FE">
          <w:rPr>
            <w:rFonts w:ascii="Aptos" w:hAnsi="Aptos" w:eastAsia="Aptos" w:cs="Aptos"/>
            <w:color w:val="000000" w:themeColor="text1"/>
          </w:rPr>
          <w:t>” The</w:t>
        </w:r>
      </w:ins>
      <w:ins w:author="Kristina Simonaitytė" w:date="2026-06-12T15:08:00Z" w16du:dateUtc="2026-06-12T15:08:08Z" w:id="173">
        <w:r w:rsidRPr="5C4B8BEF" w:rsidR="7DA9C7FE">
          <w:rPr>
            <w:rFonts w:ascii="Aptos" w:hAnsi="Aptos" w:eastAsia="Aptos" w:cs="Aptos"/>
            <w:color w:val="000000" w:themeColor="text1"/>
          </w:rPr>
          <w:t>se LTTs were written f</w:t>
        </w:r>
      </w:ins>
      <w:ins w:author="Kristina Simonaitytė" w:date="2026-06-12T15:07:00Z" w16du:dateUtc="2026-06-12T15:07:56Z" w:id="174">
        <w:r w:rsidRPr="5C4B8BEF" w:rsidR="7DA9C7FE">
          <w:rPr>
            <w:rFonts w:ascii="Aptos" w:hAnsi="Aptos" w:eastAsia="Aptos" w:cs="Aptos"/>
            <w:color w:val="000000" w:themeColor="text1"/>
          </w:rPr>
          <w:t>or which World Day</w:t>
        </w:r>
      </w:ins>
      <w:ins w:author="Kristina Simonaitytė" w:date="2026-06-12T15:09:00Z" w16du:dateUtc="2026-06-12T15:09:14Z" w:id="175">
        <w:r w:rsidRPr="5C4B8BEF" w:rsidR="7DA9C7FE">
          <w:rPr>
            <w:rFonts w:ascii="Aptos" w:hAnsi="Aptos" w:eastAsia="Aptos" w:cs="Aptos"/>
            <w:color w:val="000000" w:themeColor="text1"/>
          </w:rPr>
          <w:t xml:space="preserve">, celebrated on May </w:t>
        </w:r>
      </w:ins>
      <w:ins w:author="Kristina Simonaitytė" w:date="2026-06-14T11:57:00Z" w16du:dateUtc="2026-06-14T11:57:33Z" w:id="176">
        <w:r w:rsidRPr="5C4B8BEF" w:rsidR="52C54561">
          <w:rPr>
            <w:rFonts w:ascii="Aptos" w:hAnsi="Aptos" w:eastAsia="Aptos" w:cs="Aptos"/>
            <w:color w:val="000000" w:themeColor="text1"/>
          </w:rPr>
          <w:t xml:space="preserve">20 since </w:t>
        </w:r>
      </w:ins>
      <w:ins w:author="Kristina Simonaitytė" w:date="2026-06-12T15:14:00Z" w16du:dateUtc="2026-06-12T15:14:26Z" w:id="177">
        <w:r w:rsidRPr="5C4B8BEF" w:rsidR="615BAB53">
          <w:rPr>
            <w:rFonts w:ascii="Aptos" w:hAnsi="Aptos" w:eastAsia="Aptos" w:cs="Aptos"/>
            <w:color w:val="000000" w:themeColor="text1"/>
          </w:rPr>
          <w:t>2018</w:t>
        </w:r>
      </w:ins>
      <w:ins w:author="Kristina Simonaitytė" w:date="2026-06-12T15:08:00Z" w16du:dateUtc="2026-06-12T15:08:14Z" w:id="178">
        <w:r w:rsidRPr="5C4B8BEF" w:rsidR="7DA9C7FE">
          <w:rPr>
            <w:rFonts w:ascii="Aptos" w:hAnsi="Aptos" w:eastAsia="Aptos" w:cs="Aptos"/>
            <w:color w:val="000000" w:themeColor="text1"/>
          </w:rPr>
          <w:t xml:space="preserve">? </w:t>
        </w:r>
      </w:ins>
    </w:p>
    <w:p w:rsidR="7B0446C2" w:rsidP="76BB527D" w:rsidRDefault="7DA9C7FE" w14:paraId="321EE387" w14:textId="603F81E4">
      <w:pPr>
        <w:rPr>
          <w:ins w:author="Kristina Simonaitytė" w:date="2026-06-12T15:09:00Z" w16du:dateUtc="2026-06-12T15:09:25Z" w:id="179"/>
          <w:rFonts w:ascii="Aptos" w:hAnsi="Aptos" w:eastAsia="Aptos" w:cs="Aptos"/>
          <w:color w:val="000000" w:themeColor="text1"/>
        </w:rPr>
      </w:pPr>
      <w:ins w:author="Kristina Simonaitytė" w:date="2026-06-12T15:08:00Z" w16du:dateUtc="2026-06-12T15:08:26Z" w:id="180">
        <w:r w:rsidRPr="76BB527D">
          <w:rPr>
            <w:rFonts w:ascii="Aptos" w:hAnsi="Aptos" w:eastAsia="Aptos" w:cs="Aptos"/>
            <w:b/>
            <w:bCs/>
            <w:color w:val="000000" w:themeColor="text1"/>
            <w:rPrChange w:author="Kristina Simonaitytė" w:date="2026-06-12T15:10:00Z" w16du:dateUtc="2026-06-12T15:10:53Z" w:id="181">
              <w:rPr>
                <w:rFonts w:ascii="Aptos" w:hAnsi="Aptos" w:eastAsia="Aptos" w:cs="Aptos"/>
                <w:color w:val="000000" w:themeColor="text1"/>
              </w:rPr>
            </w:rPrChange>
          </w:rPr>
          <w:t>Answer</w:t>
        </w:r>
        <w:r w:rsidRPr="76BB527D">
          <w:rPr>
            <w:rFonts w:ascii="Aptos" w:hAnsi="Aptos" w:eastAsia="Aptos" w:cs="Aptos"/>
            <w:color w:val="000000" w:themeColor="text1"/>
          </w:rPr>
          <w:t>: World Bee Day</w:t>
        </w:r>
      </w:ins>
      <w:ins w:author="Kristina Simonaitytė" w:date="2026-06-12T15:07:00Z" w16du:dateUtc="2026-06-12T15:07:56Z" w:id="182">
        <w:r w:rsidRPr="76BB527D">
          <w:rPr>
            <w:rFonts w:ascii="Aptos" w:hAnsi="Aptos" w:eastAsia="Aptos" w:cs="Aptos"/>
            <w:color w:val="000000" w:themeColor="text1"/>
          </w:rPr>
          <w:t xml:space="preserve"> </w:t>
        </w:r>
      </w:ins>
    </w:p>
    <w:p w:rsidR="11DE6034" w:rsidP="76BB527D" w:rsidRDefault="11DE6034" w14:paraId="74342625" w14:textId="3BD6C867">
      <w:pPr>
        <w:rPr>
          <w:ins w:author="Kristina Simonaitytė" w:date="2026-06-12T14:43:00Z" w16du:dateUtc="2026-06-12T14:43:42Z" w:id="183"/>
          <w:rFonts w:ascii="Aptos" w:hAnsi="Aptos" w:eastAsia="Aptos" w:cs="Aptos"/>
          <w:color w:val="000000" w:themeColor="text1"/>
        </w:rPr>
      </w:pPr>
      <w:ins w:author="Kristina Simonaitytė" w:date="2026-06-12T15:09:00Z" w16du:dateUtc="2026-06-12T15:09:43Z" w:id="184">
        <w:r w:rsidRPr="76BB527D">
          <w:rPr>
            <w:rFonts w:ascii="Aptos" w:hAnsi="Aptos" w:eastAsia="Aptos" w:cs="Aptos"/>
            <w:color w:val="000000" w:themeColor="text1"/>
          </w:rPr>
          <w:t>Hint: for this day we need to thank Slovenia :)</w:t>
        </w:r>
      </w:ins>
    </w:p>
    <w:p w:rsidR="76BB527D" w:rsidP="76BB527D" w:rsidRDefault="76BB527D" w14:paraId="273644BB" w14:textId="2AEC2F6D">
      <w:pPr>
        <w:rPr>
          <w:ins w:author="Kristina Simonaitytė" w:date="2026-06-12T15:11:00Z" w16du:dateUtc="2026-06-12T15:11:00Z" w:id="185"/>
          <w:rFonts w:ascii="Aptos" w:hAnsi="Aptos" w:eastAsia="Aptos" w:cs="Aptos"/>
          <w:color w:val="000000" w:themeColor="text1"/>
        </w:rPr>
      </w:pPr>
    </w:p>
    <w:p w:rsidR="77C81707" w:rsidP="76BB527D" w:rsidRDefault="77C81707" w14:paraId="3FB2CCD6" w14:textId="5DBFB1FC">
      <w:ins w:author="Kristina Simonaitytė" w:date="2026-06-12T14:43:00Z" w16du:dateUtc="2026-06-12T14:43:43Z" w:id="186">
        <w:r w:rsidRPr="76BB527D">
          <w:rPr>
            <w:rFonts w:ascii="Aptos" w:hAnsi="Aptos" w:eastAsia="Aptos" w:cs="Aptos"/>
            <w:color w:val="000000" w:themeColor="text1"/>
          </w:rPr>
          <w:t>6.</w:t>
        </w:r>
      </w:ins>
      <w:ins w:author="Kristina Simonaitytė" w:date="2026-06-12T15:11:00Z" w16du:dateUtc="2026-06-12T15:11:02Z" w:id="187">
        <w:r w:rsidRPr="76BB527D" w:rsidR="04A62513">
          <w:rPr>
            <w:rFonts w:ascii="Aptos" w:hAnsi="Aptos" w:eastAsia="Aptos" w:cs="Aptos"/>
            <w:color w:val="000000" w:themeColor="text1"/>
          </w:rPr>
          <w:t xml:space="preserve"> </w:t>
        </w:r>
      </w:ins>
      <w:ins w:author="Kristina Simonaitytė" w:date="2026-06-12T15:10:00Z" w16du:dateUtc="2026-06-12T15:10:56Z" w:id="188">
        <w:r w:rsidRPr="76BB527D" w:rsidR="04A62513">
          <w:rPr>
            <w:rFonts w:ascii="Aptos" w:hAnsi="Aptos" w:eastAsia="Aptos" w:cs="Aptos"/>
            <w:color w:val="000000" w:themeColor="text1"/>
          </w:rPr>
          <w:t xml:space="preserve"> </w:t>
        </w:r>
      </w:ins>
      <w:r w:rsidRPr="76BB527D" w:rsidR="4B149E54">
        <w:rPr>
          <w:rFonts w:ascii="Aptos" w:hAnsi="Aptos" w:eastAsia="Aptos" w:cs="Aptos"/>
          <w:b/>
          <w:bCs/>
        </w:rPr>
        <w:t>We all love forests and frequently discuss their role in biodiversity, climate mitigation and resilience. Yet one EU Member State is so densely forested that roughly three-quarters of its land area is covered by forests, the highest share in the Union.</w:t>
      </w:r>
    </w:p>
    <w:p w:rsidR="4B149E54" w:rsidRDefault="4B149E54" w14:paraId="4EC2F53A" w14:textId="707865E6">
      <w:r w:rsidRPr="76BB527D">
        <w:rPr>
          <w:rFonts w:ascii="Aptos" w:hAnsi="Aptos" w:eastAsia="Aptos" w:cs="Aptos"/>
          <w:b/>
          <w:bCs/>
        </w:rPr>
        <w:t>Which Member State is it?</w:t>
      </w:r>
    </w:p>
    <w:p w:rsidR="76BB527D" w:rsidP="76BB527D" w:rsidRDefault="76BB527D" w14:paraId="466D35A8" w14:textId="614C830A">
      <w:pPr>
        <w:pStyle w:val="ListParagraph"/>
        <w:spacing w:after="0"/>
        <w:rPr>
          <w:rFonts w:ascii="Aptos" w:hAnsi="Aptos" w:eastAsia="Aptos" w:cs="Aptos"/>
        </w:rPr>
      </w:pPr>
    </w:p>
    <w:p w:rsidR="1641F1F2" w:rsidP="76BB527D" w:rsidRDefault="1641F1F2" w14:paraId="58219639" w14:textId="0CF192EE">
      <w:pPr>
        <w:spacing w:after="0"/>
        <w:rPr>
          <w:rFonts w:ascii="Aptos" w:hAnsi="Aptos" w:eastAsia="Aptos" w:cs="Aptos"/>
        </w:rPr>
      </w:pPr>
      <w:r w:rsidRPr="76BB527D">
        <w:rPr>
          <w:rFonts w:ascii="Aptos" w:hAnsi="Aptos" w:eastAsia="Aptos" w:cs="Aptos"/>
          <w:b/>
          <w:bCs/>
        </w:rPr>
        <w:t>Answer:</w:t>
      </w:r>
      <w:r w:rsidRPr="76BB527D">
        <w:rPr>
          <w:rFonts w:ascii="Aptos" w:hAnsi="Aptos" w:eastAsia="Aptos" w:cs="Aptos"/>
        </w:rPr>
        <w:t xml:space="preserve"> Finland</w:t>
      </w:r>
    </w:p>
    <w:p w:rsidR="76BB527D" w:rsidP="76BB527D" w:rsidRDefault="76BB527D" w14:paraId="1957C3EF" w14:textId="6452CF05">
      <w:pPr>
        <w:rPr>
          <w:ins w:author="Kristina Simonaitytė" w:date="2026-06-12T15:32:00Z" w16du:dateUtc="2026-06-12T15:32:23Z" w:id="189"/>
          <w:rFonts w:ascii="Aptos" w:hAnsi="Aptos" w:eastAsia="Aptos" w:cs="Aptos"/>
          <w:color w:val="000000" w:themeColor="text1"/>
        </w:rPr>
      </w:pPr>
    </w:p>
    <w:p w:rsidR="77C81707" w:rsidP="76BB527D" w:rsidRDefault="77C81707" w14:paraId="5C34823B" w14:textId="0B6D254C">
      <w:ins w:author="Kristina Simonaitytė" w:date="2026-06-12T14:43:00Z" w:id="190">
        <w:r w:rsidRPr="76BB527D">
          <w:rPr>
            <w:rFonts w:ascii="Aptos" w:hAnsi="Aptos" w:eastAsia="Aptos" w:cs="Aptos"/>
            <w:color w:val="000000" w:themeColor="text1"/>
          </w:rPr>
          <w:t>7.</w:t>
        </w:r>
      </w:ins>
      <w:r w:rsidRPr="76BB527D" w:rsidR="2DC5B4B4">
        <w:rPr>
          <w:rFonts w:ascii="Aptos" w:hAnsi="Aptos" w:eastAsia="Aptos" w:cs="Aptos"/>
          <w:color w:val="000000" w:themeColor="text1"/>
        </w:rPr>
        <w:t xml:space="preserve"> </w:t>
      </w:r>
      <w:r w:rsidRPr="76BB527D" w:rsidR="1FAD3AA2">
        <w:rPr>
          <w:rFonts w:ascii="Aptos" w:hAnsi="Aptos" w:eastAsia="Aptos" w:cs="Aptos"/>
          <w:b/>
          <w:bCs/>
        </w:rPr>
        <w:t>We all talk about water resilience, but...</w:t>
      </w:r>
    </w:p>
    <w:p w:rsidR="1FAD3AA2" w:rsidRDefault="1FAD3AA2" w14:paraId="5C39A2AD" w14:textId="42E43EBB">
      <w:r w:rsidRPr="76BB527D">
        <w:rPr>
          <w:rFonts w:ascii="Aptos" w:hAnsi="Aptos" w:eastAsia="Aptos" w:cs="Aptos"/>
        </w:rPr>
        <w:t>Which river passes through the greatest number of countries in Europe?</w:t>
      </w:r>
    </w:p>
    <w:p w:rsidR="1FAD3AA2" w:rsidP="76BB527D" w:rsidRDefault="1FAD3AA2" w14:paraId="6AC13FB2" w14:textId="046B8E22">
      <w:pPr>
        <w:rPr>
          <w:ins w:author="Kristina Simonaitytė" w:date="2026-06-12T15:32:00Z" w16du:dateUtc="2026-06-12T15:32:24Z" w:id="191"/>
          <w:rFonts w:ascii="Aptos" w:hAnsi="Aptos" w:eastAsia="Aptos" w:cs="Aptos"/>
        </w:rPr>
      </w:pPr>
      <w:r w:rsidRPr="76BB527D">
        <w:rPr>
          <w:rFonts w:ascii="Aptos" w:hAnsi="Aptos" w:eastAsia="Aptos" w:cs="Aptos"/>
          <w:b/>
          <w:bCs/>
        </w:rPr>
        <w:t>Answer:</w:t>
      </w:r>
      <w:r w:rsidRPr="76BB527D">
        <w:rPr>
          <w:rFonts w:ascii="Aptos" w:hAnsi="Aptos" w:eastAsia="Aptos" w:cs="Aptos"/>
        </w:rPr>
        <w:t xml:space="preserve"> Danube</w:t>
      </w:r>
      <w:r w:rsidRPr="76BB527D" w:rsidR="5874BC10">
        <w:rPr>
          <w:rFonts w:ascii="Aptos" w:hAnsi="Aptos" w:eastAsia="Aptos" w:cs="Aptos"/>
        </w:rPr>
        <w:t xml:space="preserve">. </w:t>
      </w:r>
      <w:r w:rsidRPr="76BB527D" w:rsidR="66A1E13D">
        <w:rPr>
          <w:rFonts w:ascii="Aptos" w:hAnsi="Aptos" w:eastAsia="Aptos" w:cs="Aptos"/>
        </w:rPr>
        <w:t xml:space="preserve">The Danube is Europe's most international river. It flows for about </w:t>
      </w:r>
      <w:r w:rsidRPr="76BB527D" w:rsidR="66A1E13D">
        <w:rPr>
          <w:rFonts w:ascii="Aptos" w:hAnsi="Aptos" w:eastAsia="Aptos" w:cs="Aptos"/>
          <w:b/>
          <w:bCs/>
        </w:rPr>
        <w:t>2,850 km</w:t>
      </w:r>
      <w:r w:rsidRPr="76BB527D" w:rsidR="66A1E13D">
        <w:rPr>
          <w:rFonts w:ascii="Aptos" w:hAnsi="Aptos" w:eastAsia="Aptos" w:cs="Aptos"/>
        </w:rPr>
        <w:t xml:space="preserve"> from Germany's Black Forest to the Black Sea and either flows through or forms the border of </w:t>
      </w:r>
      <w:r w:rsidRPr="76BB527D" w:rsidR="66A1E13D">
        <w:rPr>
          <w:rFonts w:ascii="Aptos" w:hAnsi="Aptos" w:eastAsia="Aptos" w:cs="Aptos"/>
          <w:b/>
          <w:bCs/>
        </w:rPr>
        <w:t>10 countries</w:t>
      </w:r>
      <w:r w:rsidRPr="76BB527D" w:rsidR="66A1E13D">
        <w:rPr>
          <w:rFonts w:ascii="Aptos" w:hAnsi="Aptos" w:eastAsia="Aptos" w:cs="Aptos"/>
        </w:rPr>
        <w:t xml:space="preserve">, more than any other river in Europe. </w:t>
      </w:r>
      <w:r w:rsidRPr="76BB527D" w:rsidR="13458898">
        <w:rPr>
          <w:rFonts w:ascii="Aptos" w:hAnsi="Aptos" w:eastAsia="Aptos" w:cs="Aptos"/>
          <w:b/>
          <w:bCs/>
        </w:rPr>
        <w:t>Rhine</w:t>
      </w:r>
      <w:r w:rsidRPr="76BB527D" w:rsidR="13458898">
        <w:rPr>
          <w:rFonts w:ascii="Aptos" w:hAnsi="Aptos" w:eastAsia="Aptos" w:cs="Aptos"/>
        </w:rPr>
        <w:t xml:space="preserve">: flows through or along about 6 countries (Switzerland, Liechtenstein, Austria, Germany, France, Netherlands). </w:t>
      </w:r>
      <w:r w:rsidRPr="76BB527D" w:rsidR="13458898">
        <w:rPr>
          <w:rFonts w:ascii="Aptos" w:hAnsi="Aptos" w:eastAsia="Aptos" w:cs="Aptos"/>
          <w:b/>
          <w:bCs/>
        </w:rPr>
        <w:t>Elbe</w:t>
      </w:r>
      <w:r w:rsidRPr="76BB527D" w:rsidR="13458898">
        <w:rPr>
          <w:rFonts w:ascii="Aptos" w:hAnsi="Aptos" w:eastAsia="Aptos" w:cs="Aptos"/>
        </w:rPr>
        <w:t xml:space="preserve">: mainly flows through the Czech Republic and Germany. </w:t>
      </w:r>
      <w:r w:rsidRPr="76BB527D" w:rsidR="13458898">
        <w:rPr>
          <w:rFonts w:ascii="Aptos" w:hAnsi="Aptos" w:eastAsia="Aptos" w:cs="Aptos"/>
          <w:b/>
          <w:bCs/>
        </w:rPr>
        <w:t>Po</w:t>
      </w:r>
      <w:r w:rsidRPr="76BB527D" w:rsidR="13458898">
        <w:rPr>
          <w:rFonts w:ascii="Aptos" w:hAnsi="Aptos" w:eastAsia="Aptos" w:cs="Aptos"/>
        </w:rPr>
        <w:t>: entirely within Italy.</w:t>
      </w:r>
    </w:p>
    <w:p w:rsidRPr="00927647" w:rsidR="76BB527D" w:rsidP="0042776A" w:rsidRDefault="0042776A" w14:paraId="0D9438B0" w14:textId="5E5C17C3">
      <w:pPr>
        <w:rPr>
          <w:ins w:author="Kristina Simonaitytė" w:date="2026-06-14T12:13:00Z" w16du:dateUtc="2026-06-14T12:13:27Z" w:id="192"/>
          <w:rFonts w:ascii="Aptos" w:hAnsi="Aptos" w:eastAsia="Aptos" w:cs="Aptos"/>
          <w:color w:val="000000" w:themeColor="text1"/>
        </w:rPr>
      </w:pPr>
      <w:r>
        <w:rPr>
          <w:rFonts w:ascii="Aptos" w:hAnsi="Aptos" w:eastAsia="Aptos" w:cs="Aptos"/>
          <w:color w:val="000000" w:themeColor="text1"/>
        </w:rPr>
        <w:t>8</w:t>
      </w:r>
      <w:r w:rsidR="000876FE">
        <w:rPr>
          <w:rFonts w:ascii="Aptos" w:hAnsi="Aptos" w:eastAsia="Aptos" w:cs="Aptos"/>
          <w:color w:val="000000" w:themeColor="text1"/>
        </w:rPr>
        <w:t xml:space="preserve">. </w:t>
      </w:r>
      <w:ins w:author="Kristina Simonaitytė" w:date="2026-06-14T12:04:00Z" w16du:dateUtc="2026-06-14T12:04:59Z" w:id="193">
        <w:r w:rsidRPr="00927647" w:rsidR="5E92958F">
          <w:rPr>
            <w:rFonts w:ascii="Aptos" w:hAnsi="Aptos" w:eastAsia="Aptos" w:cs="Aptos"/>
            <w:color w:val="000000" w:themeColor="text1"/>
          </w:rPr>
          <w:t xml:space="preserve">This person has more than </w:t>
        </w:r>
      </w:ins>
      <w:ins w:author="Kristina Simonaitytė" w:date="2026-06-14T12:06:00Z" w16du:dateUtc="2026-06-14T12:06:45Z" w:id="194">
        <w:r w:rsidRPr="00927647" w:rsidR="65D3E56A">
          <w:rPr>
            <w:rFonts w:ascii="Aptos" w:hAnsi="Aptos" w:eastAsia="Aptos" w:cs="Aptos"/>
            <w:color w:val="000000" w:themeColor="text1"/>
          </w:rPr>
          <w:t xml:space="preserve">40 </w:t>
        </w:r>
      </w:ins>
      <w:ins w:author="Kristina Simonaitytė" w:date="2026-06-14T12:05:00Z" w16du:dateUtc="2026-06-14T12:05:09Z" w:id="195">
        <w:r w:rsidRPr="00927647" w:rsidR="5E92958F">
          <w:rPr>
            <w:rFonts w:ascii="Aptos" w:hAnsi="Aptos" w:eastAsia="Aptos" w:cs="Aptos"/>
            <w:color w:val="000000" w:themeColor="text1"/>
          </w:rPr>
          <w:t>species named after him</w:t>
        </w:r>
      </w:ins>
      <w:ins w:author="Kristina Simonaitytė" w:date="2026-06-14T12:09:00Z" w16du:dateUtc="2026-06-14T12:09:40Z" w:id="196">
        <w:r w:rsidRPr="00927647" w:rsidR="7EA92CCA">
          <w:rPr>
            <w:rFonts w:ascii="Aptos" w:hAnsi="Aptos" w:eastAsia="Aptos" w:cs="Aptos"/>
            <w:color w:val="000000" w:themeColor="text1"/>
          </w:rPr>
          <w:t>, including a beetle and a dinosaur</w:t>
        </w:r>
      </w:ins>
      <w:ins w:author="Kristina Simonaitytė" w:date="2026-06-14T12:07:00Z" w16du:dateUtc="2026-06-14T12:07:47Z" w:id="197">
        <w:r w:rsidRPr="00927647" w:rsidR="48ACFCC1">
          <w:rPr>
            <w:rFonts w:ascii="Aptos" w:hAnsi="Aptos" w:eastAsia="Aptos" w:cs="Aptos"/>
            <w:color w:val="000000" w:themeColor="text1"/>
          </w:rPr>
          <w:t>.</w:t>
        </w:r>
      </w:ins>
      <w:ins w:author="Kristina Simonaitytė" w:date="2026-06-14T12:06:00Z" w16du:dateUtc="2026-06-14T12:06:48Z" w:id="198">
        <w:r w:rsidRPr="00927647" w:rsidR="48ACFCC1">
          <w:rPr>
            <w:rFonts w:ascii="Aptos" w:hAnsi="Aptos" w:eastAsia="Aptos" w:cs="Aptos"/>
            <w:color w:val="000000" w:themeColor="text1"/>
          </w:rPr>
          <w:t xml:space="preserve"> </w:t>
        </w:r>
      </w:ins>
      <w:ins w:author="Kristina Simonaitytė" w:date="2026-06-14T12:07:00Z" w16du:dateUtc="2026-06-14T12:07:49Z" w:id="199">
        <w:r w:rsidRPr="00927647" w:rsidR="48ACFCC1">
          <w:rPr>
            <w:rFonts w:ascii="Aptos" w:hAnsi="Aptos" w:eastAsia="Aptos" w:cs="Aptos"/>
            <w:color w:val="000000" w:themeColor="text1"/>
          </w:rPr>
          <w:t>I</w:t>
        </w:r>
      </w:ins>
      <w:ins w:author="Kristina Simonaitytė" w:date="2026-06-14T12:06:00Z" w16du:dateUtc="2026-06-14T12:06:48Z" w:id="200">
        <w:r w:rsidRPr="00927647" w:rsidR="48ACFCC1">
          <w:rPr>
            <w:rFonts w:ascii="Aptos" w:hAnsi="Aptos" w:eastAsia="Aptos" w:cs="Aptos"/>
            <w:color w:val="000000" w:themeColor="text1"/>
          </w:rPr>
          <w:t xml:space="preserve">n 2015, he took a record-breaking 1,000-foot dive in a submersible </w:t>
        </w:r>
      </w:ins>
      <w:ins w:author="Kristina Simonaitytė" w:date="2026-06-14T12:07:00Z" w16du:dateUtc="2026-06-14T12:07:17Z" w:id="201">
        <w:r w:rsidRPr="00927647" w:rsidR="48ACFCC1">
          <w:rPr>
            <w:rFonts w:ascii="Aptos" w:hAnsi="Aptos" w:eastAsia="Aptos" w:cs="Aptos"/>
            <w:color w:val="000000" w:themeColor="text1"/>
          </w:rPr>
          <w:t>in</w:t>
        </w:r>
      </w:ins>
      <w:ins w:author="Kristina Simonaitytė" w:date="2026-06-14T12:06:00Z" w16du:dateUtc="2026-06-14T12:06:48Z" w:id="202">
        <w:r w:rsidRPr="00927647" w:rsidR="48ACFCC1">
          <w:rPr>
            <w:rFonts w:ascii="Aptos" w:hAnsi="Aptos" w:eastAsia="Aptos" w:cs="Aptos"/>
            <w:color w:val="000000" w:themeColor="text1"/>
          </w:rPr>
          <w:t xml:space="preserve"> the Great Barrier reef</w:t>
        </w:r>
      </w:ins>
      <w:ins w:author="Kristina Simonaitytė" w:date="2026-06-14T12:07:00Z" w16du:dateUtc="2026-06-14T12:07:40Z" w:id="203">
        <w:r w:rsidRPr="00927647" w:rsidR="48ACFCC1">
          <w:rPr>
            <w:rFonts w:ascii="Aptos" w:hAnsi="Aptos" w:eastAsia="Aptos" w:cs="Aptos"/>
            <w:color w:val="000000" w:themeColor="text1"/>
          </w:rPr>
          <w:t>. At that time</w:t>
        </w:r>
      </w:ins>
      <w:ins w:author="Kristina Simonaitytė" w:date="2026-06-14T12:06:00Z" w16du:dateUtc="2026-06-14T12:06:48Z" w:id="204">
        <w:r w:rsidRPr="00927647" w:rsidR="48ACFCC1">
          <w:rPr>
            <w:rFonts w:ascii="Aptos" w:hAnsi="Aptos" w:eastAsia="Aptos" w:cs="Aptos"/>
            <w:color w:val="000000" w:themeColor="text1"/>
          </w:rPr>
          <w:t>, he was the oldest person to ever reach th</w:t>
        </w:r>
      </w:ins>
      <w:ins w:author="Kristina Simonaitytė" w:date="2026-06-14T12:08:00Z" w16du:dateUtc="2026-06-14T12:08:00Z" w:id="205">
        <w:r w:rsidRPr="00927647" w:rsidR="48ACFCC1">
          <w:rPr>
            <w:rFonts w:ascii="Aptos" w:hAnsi="Aptos" w:eastAsia="Aptos" w:cs="Aptos"/>
            <w:color w:val="000000" w:themeColor="text1"/>
          </w:rPr>
          <w:t>is</w:t>
        </w:r>
      </w:ins>
      <w:ins w:author="Kristina Simonaitytė" w:date="2026-06-14T12:06:00Z" w16du:dateUtc="2026-06-14T12:06:48Z" w:id="206">
        <w:r w:rsidRPr="00927647" w:rsidR="48ACFCC1">
          <w:rPr>
            <w:rFonts w:ascii="Aptos" w:hAnsi="Aptos" w:eastAsia="Aptos" w:cs="Aptos"/>
            <w:color w:val="000000" w:themeColor="text1"/>
          </w:rPr>
          <w:t xml:space="preserve"> depth.</w:t>
        </w:r>
      </w:ins>
      <w:ins w:author="Kristina Simonaitytė" w:date="2026-06-14T12:08:00Z" w16du:dateUtc="2026-06-14T12:08:02Z" w:id="207">
        <w:r w:rsidRPr="00927647" w:rsidR="48ACFCC1">
          <w:rPr>
            <w:rFonts w:ascii="Aptos" w:hAnsi="Aptos" w:eastAsia="Aptos" w:cs="Aptos"/>
            <w:color w:val="000000" w:themeColor="text1"/>
          </w:rPr>
          <w:t xml:space="preserve"> </w:t>
        </w:r>
      </w:ins>
      <w:ins w:author="Kristina Simonaitytė" w:date="2026-06-14T12:12:00Z" w16du:dateUtc="2026-06-14T12:12:59Z" w:id="208">
        <w:r w:rsidRPr="00927647" w:rsidR="32560777">
          <w:rPr>
            <w:rFonts w:ascii="Aptos" w:hAnsi="Aptos" w:eastAsia="Aptos" w:cs="Aptos"/>
            <w:color w:val="000000" w:themeColor="text1"/>
          </w:rPr>
          <w:t>This per</w:t>
        </w:r>
      </w:ins>
      <w:ins w:author="Kristina Simonaitytė" w:date="2026-06-14T12:13:00Z" w16du:dateUtc="2026-06-14T12:13:25Z" w:id="209">
        <w:r w:rsidRPr="00927647" w:rsidR="32560777">
          <w:rPr>
            <w:rFonts w:ascii="Aptos" w:hAnsi="Aptos" w:eastAsia="Aptos" w:cs="Aptos"/>
            <w:color w:val="000000" w:themeColor="text1"/>
          </w:rPr>
          <w:t>son was born the same year as Queen Elizabeth II, Marilyn Monroe and Miles Davis. Who is he?</w:t>
        </w:r>
      </w:ins>
    </w:p>
    <w:p w:rsidR="32560777" w:rsidP="5C4B8BEF" w:rsidRDefault="32560777" w14:paraId="23574006" w14:textId="08179D90">
      <w:pPr>
        <w:rPr>
          <w:rFonts w:ascii="Aptos" w:hAnsi="Aptos" w:eastAsia="Aptos" w:cs="Aptos"/>
          <w:color w:val="000000" w:themeColor="text1"/>
        </w:rPr>
      </w:pPr>
      <w:ins w:author="Kristina Simonaitytė" w:date="2026-06-14T12:13:00Z" w16du:dateUtc="2026-06-14T12:13:38Z" w:id="210">
        <w:r w:rsidRPr="5C4B8BEF">
          <w:rPr>
            <w:rFonts w:ascii="Aptos" w:hAnsi="Aptos" w:eastAsia="Aptos" w:cs="Aptos"/>
            <w:b/>
            <w:bCs/>
            <w:color w:val="000000" w:themeColor="text1"/>
            <w:rPrChange w:author="Kristina Simonaitytė" w:date="2026-06-14T12:14:00Z" w16du:dateUtc="2026-06-14T12:14:13Z" w:id="211">
              <w:rPr>
                <w:rFonts w:ascii="Aptos" w:hAnsi="Aptos" w:eastAsia="Aptos" w:cs="Aptos"/>
                <w:color w:val="000000" w:themeColor="text1"/>
              </w:rPr>
            </w:rPrChange>
          </w:rPr>
          <w:t>Answer</w:t>
        </w:r>
        <w:r w:rsidRPr="5C4B8BEF">
          <w:rPr>
            <w:rFonts w:ascii="Aptos" w:hAnsi="Aptos" w:eastAsia="Aptos" w:cs="Aptos"/>
            <w:color w:val="000000" w:themeColor="text1"/>
          </w:rPr>
          <w:t>: Sir David Attenborough</w:t>
        </w:r>
      </w:ins>
    </w:p>
    <w:p w:rsidR="7B0446C2" w:rsidP="7B0446C2" w:rsidRDefault="7B0446C2" w14:paraId="028582FD" w14:textId="6C252F1C">
      <w:pPr>
        <w:rPr>
          <w:rFonts w:ascii="Aptos" w:hAnsi="Aptos" w:eastAsia="Aptos" w:cs="Aptos"/>
          <w:color w:val="000000" w:themeColor="text1"/>
        </w:rPr>
      </w:pPr>
    </w:p>
    <w:p w:rsidR="1155AAEB" w:rsidP="76BB527D" w:rsidRDefault="1155AAEB" w14:paraId="279046B9" w14:textId="33EB11B4">
      <w:pPr>
        <w:rPr>
          <w:rFonts w:ascii="Aptos" w:hAnsi="Aptos" w:eastAsia="Aptos" w:cs="Aptos"/>
          <w:b w:val="1"/>
          <w:bCs w:val="1"/>
          <w:color w:val="000000" w:themeColor="text1"/>
          <w:sz w:val="36"/>
          <w:szCs w:val="36"/>
        </w:rPr>
      </w:pPr>
      <w:commentRangeStart w:id="1020215059"/>
      <w:r w:rsidRPr="6DED9D07" w:rsidR="13841D94">
        <w:rPr>
          <w:rFonts w:ascii="Aptos" w:hAnsi="Aptos" w:eastAsia="Aptos" w:cs="Aptos"/>
          <w:b w:val="1"/>
          <w:bCs w:val="1"/>
          <w:color w:val="000000" w:themeColor="text1" w:themeTint="FF" w:themeShade="FF"/>
          <w:sz w:val="32"/>
          <w:szCs w:val="32"/>
        </w:rPr>
        <w:t>Music round (with connection)</w:t>
      </w:r>
      <w:commentRangeEnd w:id="1020215059"/>
      <w:r>
        <w:rPr>
          <w:rStyle w:val="CommentReference"/>
        </w:rPr>
        <w:commentReference w:id="1020215059"/>
      </w:r>
    </w:p>
    <w:p w:rsidR="1155AAEB" w:rsidP="76BB527D" w:rsidRDefault="1155AAEB" w14:paraId="36E21C91" w14:textId="11B79DB2">
      <w:r w:rsidRPr="76BB527D">
        <w:rPr>
          <w:rFonts w:ascii="Aptos" w:hAnsi="Aptos" w:eastAsia="Aptos" w:cs="Aptos"/>
          <w:color w:val="000000" w:themeColor="text1"/>
        </w:rPr>
        <w:t xml:space="preserve">There will be five questions in this final round. The </w:t>
      </w:r>
      <w:r w:rsidRPr="76BB527D" w:rsidR="3DD51648">
        <w:rPr>
          <w:rFonts w:ascii="Aptos" w:hAnsi="Aptos" w:eastAsia="Aptos" w:cs="Aptos"/>
          <w:color w:val="000000" w:themeColor="text1"/>
        </w:rPr>
        <w:t>hint</w:t>
      </w:r>
      <w:r w:rsidRPr="76BB527D">
        <w:rPr>
          <w:rFonts w:ascii="Aptos" w:hAnsi="Aptos" w:eastAsia="Aptos" w:cs="Aptos"/>
          <w:color w:val="000000" w:themeColor="text1"/>
        </w:rPr>
        <w:t xml:space="preserve">: their answers are all </w:t>
      </w:r>
      <w:r w:rsidRPr="76BB527D" w:rsidR="009DCD16">
        <w:rPr>
          <w:rFonts w:ascii="Aptos" w:hAnsi="Aptos" w:eastAsia="Aptos" w:cs="Aptos"/>
          <w:color w:val="000000" w:themeColor="text1"/>
        </w:rPr>
        <w:t xml:space="preserve">loosely </w:t>
      </w:r>
      <w:r w:rsidRPr="76BB527D">
        <w:rPr>
          <w:rFonts w:ascii="Aptos" w:hAnsi="Aptos" w:eastAsia="Aptos" w:cs="Aptos"/>
          <w:color w:val="000000" w:themeColor="text1"/>
        </w:rPr>
        <w:t>connected to the same t</w:t>
      </w:r>
      <w:r w:rsidRPr="76BB527D" w:rsidR="14665266">
        <w:rPr>
          <w:rFonts w:ascii="Aptos" w:hAnsi="Aptos" w:eastAsia="Aptos" w:cs="Aptos"/>
          <w:color w:val="000000" w:themeColor="text1"/>
        </w:rPr>
        <w:t>heme</w:t>
      </w:r>
      <w:r w:rsidRPr="76BB527D" w:rsidR="32D40188">
        <w:rPr>
          <w:rFonts w:ascii="Aptos" w:hAnsi="Aptos" w:eastAsia="Aptos" w:cs="Aptos"/>
          <w:color w:val="000000" w:themeColor="text1"/>
        </w:rPr>
        <w:t>, related to</w:t>
      </w:r>
      <w:r w:rsidRPr="76BB527D" w:rsidR="5FFFC019">
        <w:rPr>
          <w:rFonts w:ascii="Aptos" w:hAnsi="Aptos" w:eastAsia="Aptos" w:cs="Aptos"/>
          <w:color w:val="000000" w:themeColor="text1"/>
        </w:rPr>
        <w:t xml:space="preserve"> an upcoming EU legislation. </w:t>
      </w:r>
    </w:p>
    <w:p w:rsidR="5FFFC019" w:rsidP="76BB527D" w:rsidRDefault="5FFFC019" w14:paraId="02A79576" w14:textId="6A50A932">
      <w:r w:rsidRPr="76BB527D">
        <w:rPr>
          <w:rFonts w:ascii="Aptos" w:hAnsi="Aptos" w:eastAsia="Aptos" w:cs="Aptos"/>
          <w:color w:val="000000" w:themeColor="text1"/>
        </w:rPr>
        <w:t xml:space="preserve">Shall we listen to some songs </w:t>
      </w:r>
      <w:r w:rsidRPr="76BB527D" w:rsidR="0B575071">
        <w:rPr>
          <w:rFonts w:ascii="Aptos" w:hAnsi="Aptos" w:eastAsia="Aptos" w:cs="Aptos"/>
          <w:color w:val="000000" w:themeColor="text1"/>
        </w:rPr>
        <w:t xml:space="preserve">about </w:t>
      </w:r>
      <w:r w:rsidRPr="76BB527D">
        <w:rPr>
          <w:rFonts w:ascii="Aptos" w:hAnsi="Aptos" w:eastAsia="Aptos" w:cs="Aptos"/>
          <w:color w:val="000000" w:themeColor="text1"/>
        </w:rPr>
        <w:t>afford</w:t>
      </w:r>
      <w:r w:rsidRPr="76BB527D" w:rsidR="4F54AED4">
        <w:rPr>
          <w:rFonts w:ascii="Aptos" w:hAnsi="Aptos" w:eastAsia="Aptos" w:cs="Aptos"/>
          <w:color w:val="000000" w:themeColor="text1"/>
        </w:rPr>
        <w:t>able housing?</w:t>
      </w:r>
      <w:r w:rsidRPr="76BB527D" w:rsidR="6B036FC9">
        <w:rPr>
          <w:rFonts w:ascii="Aptos" w:hAnsi="Aptos" w:eastAsia="Aptos" w:cs="Aptos"/>
          <w:color w:val="000000" w:themeColor="text1"/>
        </w:rPr>
        <w:t xml:space="preserve"> </w:t>
      </w:r>
      <w:r w:rsidRPr="76BB527D" w:rsidR="24BF20D3">
        <w:rPr>
          <w:rFonts w:ascii="Aptos" w:hAnsi="Aptos" w:eastAsia="Aptos" w:cs="Aptos"/>
          <w:color w:val="000000" w:themeColor="text1"/>
        </w:rPr>
        <w:t>Oops</w:t>
      </w:r>
      <w:r w:rsidRPr="76BB527D" w:rsidR="0CF19026">
        <w:rPr>
          <w:rFonts w:ascii="Aptos" w:hAnsi="Aptos" w:eastAsia="Aptos" w:cs="Aptos"/>
          <w:color w:val="000000" w:themeColor="text1"/>
        </w:rPr>
        <w:t xml:space="preserve"> :D</w:t>
      </w:r>
    </w:p>
    <w:p w:rsidR="76BB527D" w:rsidP="76BB527D" w:rsidRDefault="76BB527D" w14:paraId="044C1A00" w14:textId="2DB2675F">
      <w:pPr>
        <w:rPr>
          <w:rFonts w:ascii="Aptos" w:hAnsi="Aptos" w:eastAsia="Aptos" w:cs="Aptos"/>
          <w:color w:val="000000" w:themeColor="text1"/>
        </w:rPr>
      </w:pPr>
    </w:p>
    <w:p w:rsidR="411D36FE" w:rsidP="76BB527D" w:rsidRDefault="411D36FE" w14:paraId="3BE87A31" w14:textId="6B588FDA">
      <w:pPr>
        <w:rPr>
          <w:rFonts w:ascii="Aptos" w:hAnsi="Aptos" w:eastAsia="Aptos" w:cs="Aptos"/>
          <w:color w:val="000000" w:themeColor="text1"/>
        </w:rPr>
      </w:pPr>
      <w:r w:rsidRPr="76BB527D">
        <w:rPr>
          <w:rFonts w:ascii="Aptos" w:hAnsi="Aptos" w:eastAsia="Aptos" w:cs="Aptos"/>
        </w:rPr>
        <w:t>1. Drawings and diagrams dating back cen</w:t>
      </w:r>
      <w:r w:rsidRPr="76BB527D">
        <w:rPr>
          <w:rFonts w:ascii="Aptos" w:hAnsi="Aptos" w:eastAsia="Aptos" w:cs="Aptos"/>
          <w:color w:val="000000" w:themeColor="text1"/>
        </w:rPr>
        <w:t>turies show that using OOO has always been humanity’s dream. Early records from 415 BC show that, at the Siege of Syracuse, there was organised military use of OOO. What device hides under OOO?</w:t>
      </w:r>
    </w:p>
    <w:p w:rsidR="411D36FE" w:rsidP="76BB527D" w:rsidRDefault="411D36FE" w14:paraId="5000A951" w14:textId="2863177E">
      <w:r w:rsidRPr="76BB527D">
        <w:rPr>
          <w:rFonts w:ascii="Aptos" w:hAnsi="Aptos" w:eastAsia="Aptos" w:cs="Aptos"/>
          <w:color w:val="000000" w:themeColor="text1"/>
        </w:rPr>
        <w:t>Song: Beatles – Yellow Submarine</w:t>
      </w:r>
    </w:p>
    <w:p w:rsidR="411D36FE" w:rsidP="5C4B8BEF" w:rsidRDefault="411D36FE" w14:paraId="2BF6567E" w14:textId="482B67C5">
      <w:pPr>
        <w:rPr>
          <w:rFonts w:ascii="Aptos" w:hAnsi="Aptos" w:eastAsia="Aptos" w:cs="Aptos"/>
        </w:rPr>
      </w:pPr>
      <w:r w:rsidRPr="5C4B8BEF">
        <w:rPr>
          <w:rFonts w:ascii="Aptos" w:hAnsi="Aptos" w:eastAsia="Aptos" w:cs="Aptos"/>
          <w:color w:val="000000" w:themeColor="text1"/>
        </w:rPr>
        <w:t>Answer: Submarine</w:t>
      </w:r>
      <w:r w:rsidRPr="5C4B8BEF">
        <w:rPr>
          <w:rFonts w:ascii="Aptos" w:hAnsi="Aptos" w:eastAsia="Aptos" w:cs="Aptos"/>
        </w:rPr>
        <w:t xml:space="preserve"> </w:t>
      </w:r>
    </w:p>
    <w:p w:rsidR="76BB527D" w:rsidRDefault="76BB527D" w14:paraId="57940922" w14:textId="3E700F7C">
      <w:hyperlink r:id="R2f9bc98f9ee244df">
        <w:r w:rsidRPr="6DED9D07" w:rsidR="2D2ED461">
          <w:rPr>
            <w:rStyle w:val="Hyperlink"/>
          </w:rPr>
          <w:t>The Beatles - The Beatles - Yellow Submarine (Official Music Video) [Remastered 2015] - YouTube</w:t>
        </w:r>
      </w:hyperlink>
      <w:r w:rsidR="2D2ED461">
        <w:rPr/>
        <w:t xml:space="preserve"> (</w:t>
      </w:r>
      <w:r w:rsidR="2D2ED461">
        <w:rPr/>
        <w:t>iškirpti</w:t>
      </w:r>
      <w:r w:rsidR="2D2ED461">
        <w:rPr/>
        <w:t xml:space="preserve"> 00:00 – 00:32)</w:t>
      </w:r>
    </w:p>
    <w:p w:rsidR="6DED9D07" w:rsidRDefault="6DED9D07" w14:paraId="540B7253" w14:textId="1634174D"/>
    <w:p w:rsidR="411D36FE" w:rsidP="5C4B8BEF" w:rsidRDefault="411D36FE" w14:paraId="632ACD75" w14:textId="4164B75D">
      <w:pPr>
        <w:rPr>
          <w:rFonts w:ascii="Aptos" w:hAnsi="Aptos" w:eastAsia="Aptos" w:cs="Aptos"/>
        </w:rPr>
      </w:pPr>
      <w:r w:rsidRPr="5C4B8BEF">
        <w:rPr>
          <w:rFonts w:ascii="Aptos" w:hAnsi="Aptos" w:eastAsia="Aptos" w:cs="Aptos"/>
        </w:rPr>
        <w:t>2</w:t>
      </w:r>
      <w:r w:rsidRPr="5C4B8BEF" w:rsidR="24BF20D3">
        <w:rPr>
          <w:rFonts w:ascii="Aptos" w:hAnsi="Aptos" w:eastAsia="Aptos" w:cs="Aptos"/>
        </w:rPr>
        <w:t xml:space="preserve">. </w:t>
      </w:r>
      <w:r w:rsidRPr="5C4B8BEF" w:rsidR="7B57B35E">
        <w:rPr>
          <w:rFonts w:ascii="Aptos" w:hAnsi="Aptos" w:eastAsia="Aptos" w:cs="Aptos"/>
        </w:rPr>
        <w:t>Recently the European Commission has presented a new initiative</w:t>
      </w:r>
      <w:r w:rsidRPr="5C4B8BEF" w:rsidR="0922C7BA">
        <w:rPr>
          <w:rFonts w:ascii="Aptos" w:hAnsi="Aptos" w:eastAsia="Aptos" w:cs="Aptos"/>
        </w:rPr>
        <w:t xml:space="preserve">, which by 2035 should help position the EU as the world’s leading provider of OOO intelligence. What </w:t>
      </w:r>
      <w:r w:rsidRPr="5C4B8BEF" w:rsidR="7A5D443C">
        <w:rPr>
          <w:rFonts w:ascii="Aptos" w:hAnsi="Aptos" w:eastAsia="Aptos" w:cs="Aptos"/>
        </w:rPr>
        <w:t>is the name of this initiative?</w:t>
      </w:r>
    </w:p>
    <w:p w:rsidR="7A5D443C" w:rsidP="76BB527D" w:rsidRDefault="7A5D443C" w14:paraId="24E3B572" w14:textId="46486FAD">
      <w:pPr>
        <w:rPr>
          <w:rFonts w:ascii="Aptos" w:hAnsi="Aptos" w:eastAsia="Aptos" w:cs="Aptos"/>
        </w:rPr>
      </w:pPr>
      <w:r w:rsidRPr="76BB527D">
        <w:rPr>
          <w:rFonts w:ascii="Aptos" w:hAnsi="Aptos" w:eastAsia="Aptos" w:cs="Aptos"/>
        </w:rPr>
        <w:t xml:space="preserve">Song: Billie Eillish - Ocean Eyes </w:t>
      </w:r>
    </w:p>
    <w:p w:rsidR="7A5D443C" w:rsidP="5C4B8BEF" w:rsidRDefault="7A5D443C" w14:paraId="4A610F27" w14:textId="2484C3C3">
      <w:pPr>
        <w:rPr>
          <w:rFonts w:ascii="Aptos" w:hAnsi="Aptos" w:eastAsia="Aptos" w:cs="Aptos"/>
        </w:rPr>
      </w:pPr>
      <w:r w:rsidRPr="5C4B8BEF">
        <w:rPr>
          <w:rFonts w:ascii="Aptos" w:hAnsi="Aptos" w:eastAsia="Aptos" w:cs="Aptos"/>
        </w:rPr>
        <w:t xml:space="preserve">Answer: OceanEye </w:t>
      </w:r>
    </w:p>
    <w:p w:rsidR="67027EBA" w:rsidP="28199E1F" w:rsidRDefault="67027EBA" w14:paraId="046ECF41" w14:textId="72AA2698">
      <w:hyperlink r:id="rId22">
        <w:r w:rsidRPr="5C4B8BEF">
          <w:rPr>
            <w:rStyle w:val="Hyperlink"/>
          </w:rPr>
          <w:t>Billie Eilish - ocean eyes (Official Music Video) - YouTube</w:t>
        </w:r>
      </w:hyperlink>
      <w:r w:rsidRPr="5C4B8BEF">
        <w:t xml:space="preserve"> (iškirpti nuo 1:</w:t>
      </w:r>
      <w:r w:rsidRPr="5C4B8BEF" w:rsidR="6ECA8223">
        <w:t>13 iki 1:37)</w:t>
      </w:r>
    </w:p>
    <w:p w:rsidR="28199E1F" w:rsidRDefault="28199E1F" w14:paraId="673E5BAC" w14:textId="15B50EF9">
      <w:r>
        <w:rPr>
          <w:noProof/>
        </w:rPr>
        <w:drawing>
          <wp:anchor distT="0" distB="0" distL="114300" distR="114300" simplePos="0" relativeHeight="251657216" behindDoc="0" locked="0" layoutInCell="1" allowOverlap="1" wp14:anchorId="290751E7" wp14:editId="466B670E">
            <wp:simplePos x="0" y="0"/>
            <wp:positionH relativeFrom="column">
              <wp:align>left</wp:align>
            </wp:positionH>
            <wp:positionV relativeFrom="paragraph">
              <wp:posOffset>0</wp:posOffset>
            </wp:positionV>
            <wp:extent cx="5776384" cy="3343275"/>
            <wp:effectExtent l="0" t="0" r="0" b="0"/>
            <wp:wrapSquare wrapText="bothSides"/>
            <wp:docPr id="230594499" name="picture" descr="U,{7ea04cce-a237-4273-8b54-5e5dfab845b0}{156},12.63425925925926,7.3125" title="Video titled: Billie Eilish - ocean eyes (Official Music Video)">
              <a:hlinkClick xmlns:a="http://schemas.openxmlformats.org/drawingml/2006/main" r:id="rId22"/>
              <a:extLst xmlns:a="http://schemas.openxmlformats.org/drawingml/2006/main">
                <a:ext uri="{FF2B5EF4-FFF2-40B4-BE49-F238E27FC236}">
                  <a16:creationId xmlns:a16="http://schemas.microsoft.com/office/drawing/2014/main" id="{696D4EFE-7183-4FF4-999D-69F6ECEE04A6}"/>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viimfQi_pUw"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28199E1F" w:rsidP="28199E1F" w:rsidRDefault="28199E1F" w14:paraId="7319B493" w14:textId="18458D99"/>
    <w:p w:rsidR="579F55A6" w:rsidP="5C4B8BEF" w:rsidRDefault="579F55A6" w14:paraId="557C988F" w14:textId="4ACBBE2D">
      <w:pPr>
        <w:rPr>
          <w:rFonts w:ascii="Aptos" w:hAnsi="Aptos" w:eastAsia="Aptos" w:cs="Aptos"/>
          <w:color w:val="000000" w:themeColor="text1"/>
        </w:rPr>
      </w:pPr>
    </w:p>
    <w:p w:rsidR="24BF20D3" w:rsidP="5C4B8BEF" w:rsidRDefault="72DA825E" w14:paraId="268FBAD1" w14:textId="599EC343">
      <w:pPr>
        <w:rPr>
          <w:rFonts w:ascii="Aptos" w:hAnsi="Aptos" w:eastAsia="Aptos" w:cs="Aptos"/>
          <w:color w:val="000000" w:themeColor="text1"/>
        </w:rPr>
      </w:pPr>
      <w:r w:rsidRPr="5C4B8BEF">
        <w:rPr>
          <w:rFonts w:ascii="Aptos" w:hAnsi="Aptos" w:eastAsia="Aptos" w:cs="Aptos"/>
          <w:color w:val="000000" w:themeColor="text1"/>
        </w:rPr>
        <w:t>3</w:t>
      </w:r>
      <w:r w:rsidRPr="5C4B8BEF" w:rsidR="24BF20D3">
        <w:rPr>
          <w:rFonts w:ascii="Aptos" w:hAnsi="Aptos" w:eastAsia="Aptos" w:cs="Aptos"/>
          <w:color w:val="000000" w:themeColor="text1"/>
        </w:rPr>
        <w:t>.</w:t>
      </w:r>
      <w:r w:rsidRPr="5C4B8BEF" w:rsidR="7BD7BB05">
        <w:rPr>
          <w:rFonts w:ascii="Aptos" w:hAnsi="Aptos" w:eastAsia="Aptos" w:cs="Aptos"/>
          <w:color w:val="000000" w:themeColor="text1"/>
        </w:rPr>
        <w:t xml:space="preserve"> </w:t>
      </w:r>
      <w:r w:rsidRPr="5C4B8BEF" w:rsidR="113DB550">
        <w:rPr>
          <w:rFonts w:ascii="Aptos" w:hAnsi="Aptos" w:eastAsia="Aptos" w:cs="Aptos"/>
          <w:color w:val="000000" w:themeColor="text1"/>
        </w:rPr>
        <w:t>T</w:t>
      </w:r>
      <w:r w:rsidRPr="5C4B8BEF" w:rsidR="355403B1">
        <w:rPr>
          <w:rFonts w:ascii="Aptos" w:hAnsi="Aptos" w:eastAsia="Aptos" w:cs="Aptos"/>
          <w:color w:val="000000" w:themeColor="text1"/>
        </w:rPr>
        <w:t>his</w:t>
      </w:r>
      <w:r w:rsidRPr="5C4B8BEF" w:rsidR="113DB550">
        <w:rPr>
          <w:rFonts w:ascii="Aptos" w:hAnsi="Aptos" w:eastAsia="Aptos" w:cs="Aptos"/>
          <w:color w:val="000000" w:themeColor="text1"/>
        </w:rPr>
        <w:t xml:space="preserve"> 2016 movie</w:t>
      </w:r>
      <w:r w:rsidRPr="5C4B8BEF" w:rsidR="4E0CF702">
        <w:rPr>
          <w:rFonts w:ascii="Aptos" w:hAnsi="Aptos" w:eastAsia="Aptos" w:cs="Aptos"/>
          <w:color w:val="000000" w:themeColor="text1"/>
        </w:rPr>
        <w:t xml:space="preserve"> was</w:t>
      </w:r>
      <w:r w:rsidRPr="5C4B8BEF" w:rsidR="113DB550">
        <w:rPr>
          <w:rFonts w:ascii="Aptos" w:hAnsi="Aptos" w:eastAsia="Aptos" w:cs="Aptos"/>
          <w:color w:val="000000" w:themeColor="text1"/>
        </w:rPr>
        <w:t xml:space="preserve"> focus</w:t>
      </w:r>
      <w:r w:rsidRPr="5C4B8BEF" w:rsidR="1D7B6A8A">
        <w:rPr>
          <w:rFonts w:ascii="Aptos" w:hAnsi="Aptos" w:eastAsia="Aptos" w:cs="Aptos"/>
          <w:color w:val="000000" w:themeColor="text1"/>
        </w:rPr>
        <w:t xml:space="preserve">ed </w:t>
      </w:r>
      <w:r w:rsidRPr="5C4B8BEF" w:rsidR="6D8D46E8">
        <w:rPr>
          <w:rFonts w:ascii="Aptos" w:hAnsi="Aptos" w:eastAsia="Aptos" w:cs="Aptos"/>
          <w:color w:val="000000" w:themeColor="text1"/>
        </w:rPr>
        <w:t xml:space="preserve">on saving the </w:t>
      </w:r>
      <w:r w:rsidRPr="5C4B8BEF" w:rsidR="3E16FE34">
        <w:rPr>
          <w:rFonts w:ascii="Aptos" w:hAnsi="Aptos" w:eastAsia="Aptos" w:cs="Aptos"/>
          <w:color w:val="000000" w:themeColor="text1"/>
        </w:rPr>
        <w:t xml:space="preserve">dying </w:t>
      </w:r>
      <w:r w:rsidRPr="5C4B8BEF" w:rsidR="6D8D46E8">
        <w:rPr>
          <w:rFonts w:ascii="Aptos" w:hAnsi="Aptos" w:eastAsia="Aptos" w:cs="Aptos"/>
          <w:color w:val="000000" w:themeColor="text1"/>
        </w:rPr>
        <w:t xml:space="preserve">heart of the theme for this round. </w:t>
      </w:r>
      <w:r w:rsidRPr="5C4B8BEF" w:rsidR="71EE7E2A">
        <w:rPr>
          <w:rFonts w:ascii="Aptos" w:hAnsi="Aptos" w:eastAsia="Aptos" w:cs="Aptos"/>
          <w:color w:val="000000" w:themeColor="text1"/>
        </w:rPr>
        <w:t>There was a sequel released in 2024, which</w:t>
      </w:r>
      <w:r w:rsidRPr="5C4B8BEF" w:rsidR="5DBDE056">
        <w:rPr>
          <w:rFonts w:ascii="Aptos" w:hAnsi="Aptos" w:eastAsia="Aptos" w:cs="Aptos"/>
          <w:color w:val="000000" w:themeColor="text1"/>
        </w:rPr>
        <w:t>,</w:t>
      </w:r>
      <w:r w:rsidRPr="5C4B8BEF" w:rsidR="71EE7E2A">
        <w:rPr>
          <w:rFonts w:ascii="Aptos" w:hAnsi="Aptos" w:eastAsia="Aptos" w:cs="Aptos"/>
          <w:color w:val="000000" w:themeColor="text1"/>
        </w:rPr>
        <w:t xml:space="preserve"> like the first film</w:t>
      </w:r>
      <w:r w:rsidRPr="5C4B8BEF" w:rsidR="4C735FE3">
        <w:rPr>
          <w:rFonts w:ascii="Aptos" w:hAnsi="Aptos" w:eastAsia="Aptos" w:cs="Aptos"/>
          <w:color w:val="000000" w:themeColor="text1"/>
        </w:rPr>
        <w:t>,</w:t>
      </w:r>
      <w:r w:rsidRPr="5C4B8BEF" w:rsidR="71EE7E2A">
        <w:rPr>
          <w:rFonts w:ascii="Aptos" w:hAnsi="Aptos" w:eastAsia="Aptos" w:cs="Aptos"/>
          <w:color w:val="000000" w:themeColor="text1"/>
        </w:rPr>
        <w:t xml:space="preserve"> also had to be renamed in some European countries. What is the title of this animated movie?</w:t>
      </w:r>
    </w:p>
    <w:p w:rsidR="2FA67E4B" w:rsidP="76BB527D" w:rsidRDefault="2FA67E4B" w14:paraId="6283D15C" w14:textId="4E61C6FB">
      <w:r w:rsidRPr="76BB527D">
        <w:rPr>
          <w:rFonts w:ascii="Aptos" w:hAnsi="Aptos" w:eastAsia="Aptos" w:cs="Aptos"/>
          <w:color w:val="000000" w:themeColor="text1"/>
        </w:rPr>
        <w:t>Song: How far I’ll go</w:t>
      </w:r>
      <w:r w:rsidRPr="76BB527D" w:rsidR="146BC98A">
        <w:rPr>
          <w:rFonts w:ascii="Aptos" w:hAnsi="Aptos" w:eastAsia="Aptos" w:cs="Aptos"/>
          <w:color w:val="000000" w:themeColor="text1"/>
        </w:rPr>
        <w:t xml:space="preserve"> (from “Moana”)</w:t>
      </w:r>
    </w:p>
    <w:p w:rsidR="2FA67E4B" w:rsidP="5C4B8BEF" w:rsidRDefault="2FA67E4B" w14:paraId="76798D35" w14:textId="44865BE9">
      <w:pPr>
        <w:rPr>
          <w:rFonts w:ascii="Aptos" w:hAnsi="Aptos" w:eastAsia="Aptos" w:cs="Aptos"/>
          <w:color w:val="000000" w:themeColor="text1"/>
        </w:rPr>
      </w:pPr>
      <w:r w:rsidRPr="5C4B8BEF">
        <w:rPr>
          <w:rFonts w:ascii="Aptos" w:hAnsi="Aptos" w:eastAsia="Aptos" w:cs="Aptos"/>
          <w:color w:val="000000" w:themeColor="text1"/>
        </w:rPr>
        <w:t>Answer: Moana/Vaiana</w:t>
      </w:r>
    </w:p>
    <w:p w:rsidR="02D2F27E" w:rsidP="5C4B8BEF" w:rsidRDefault="02D2F27E" w14:paraId="6FE9C381" w14:textId="131B542C">
      <w:pPr>
        <w:rPr>
          <w:rFonts w:ascii="Aptos" w:hAnsi="Aptos" w:eastAsia="Aptos" w:cs="Aptos"/>
          <w:color w:val="000000" w:themeColor="text1"/>
        </w:rPr>
      </w:pPr>
      <w:hyperlink r:id="rId23">
        <w:r w:rsidRPr="5C4B8BEF">
          <w:rPr>
            <w:rStyle w:val="Hyperlink"/>
          </w:rPr>
          <w:t>Auli'i Cravalho - How Far I'll Go (from Moana/Official Video) - YouTube</w:t>
        </w:r>
      </w:hyperlink>
      <w:r w:rsidRPr="5C4B8BEF" w:rsidR="63E3829A">
        <w:t xml:space="preserve"> (</w:t>
      </w:r>
      <w:r w:rsidRPr="5C4B8BEF" w:rsidR="63E3829A">
        <w:rPr>
          <w:rFonts w:ascii="Aptos" w:hAnsi="Aptos" w:eastAsia="Aptos" w:cs="Aptos"/>
          <w:color w:val="000000" w:themeColor="text1"/>
        </w:rPr>
        <w:t>Iškirpti 0:39-1:01)</w:t>
      </w:r>
    </w:p>
    <w:p w:rsidR="2BF412E7" w:rsidRDefault="2BF412E7" w14:paraId="300D66DF" w14:textId="41A6F07B">
      <w:r>
        <w:rPr>
          <w:noProof/>
        </w:rPr>
        <w:drawing>
          <wp:anchor distT="0" distB="0" distL="114300" distR="114300" simplePos="0" relativeHeight="251656192" behindDoc="0" locked="0" layoutInCell="1" allowOverlap="1" wp14:anchorId="3FC1C537" wp14:editId="0F5D498F">
            <wp:simplePos x="0" y="0"/>
            <wp:positionH relativeFrom="column">
              <wp:align>left</wp:align>
            </wp:positionH>
            <wp:positionV relativeFrom="paragraph">
              <wp:posOffset>0</wp:posOffset>
            </wp:positionV>
            <wp:extent cx="5776384" cy="3343275"/>
            <wp:effectExtent l="0" t="0" r="0" b="0"/>
            <wp:wrapSquare wrapText="bothSides"/>
            <wp:docPr id="187785367" name="picture" descr="U,{b1fb371d-3003-4293-a40f-955b1732159c}{92},12.63425925925926,7.3125" title="Video titled: Auli'i Cravalho - How Far I'll Go (from Moana/Official Video)">
              <a:hlinkClick xmlns:a="http://schemas.openxmlformats.org/drawingml/2006/main" r:id="rId23"/>
              <a:extLst xmlns:a="http://schemas.openxmlformats.org/drawingml/2006/main">
                <a:ext uri="{FF2B5EF4-FFF2-40B4-BE49-F238E27FC236}">
                  <a16:creationId xmlns:a16="http://schemas.microsoft.com/office/drawing/2014/main" id="{CF400688-0744-4DD6-806D-33778CA3547F}"/>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cPAbx5kgCJo"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02D2F27E" w:rsidP="5C4B8BEF" w:rsidRDefault="02D2F27E" w14:paraId="708BE87F" w14:textId="31FFBAD4">
      <w:pPr>
        <w:rPr>
          <w:rFonts w:ascii="Aptos" w:hAnsi="Aptos" w:eastAsia="Aptos" w:cs="Aptos"/>
          <w:color w:val="000000" w:themeColor="text1"/>
        </w:rPr>
      </w:pPr>
      <w:r w:rsidRPr="5C4B8BEF">
        <w:rPr>
          <w:rFonts w:ascii="Aptos" w:hAnsi="Aptos" w:eastAsia="Aptos" w:cs="Aptos"/>
        </w:rPr>
        <w:t xml:space="preserve"> </w:t>
      </w:r>
    </w:p>
    <w:p w:rsidR="24BF20D3" w:rsidP="5C4B8BEF" w:rsidRDefault="624611E5" w14:paraId="6F998742" w14:textId="53FF0926">
      <w:pPr>
        <w:rPr>
          <w:rFonts w:ascii="Aptos" w:hAnsi="Aptos" w:eastAsia="Aptos" w:cs="Aptos"/>
          <w:color w:val="000000" w:themeColor="text1"/>
        </w:rPr>
      </w:pPr>
      <w:r w:rsidRPr="5C4B8BEF">
        <w:rPr>
          <w:rFonts w:ascii="Aptos" w:hAnsi="Aptos" w:eastAsia="Aptos" w:cs="Aptos"/>
          <w:color w:val="000000" w:themeColor="text1"/>
        </w:rPr>
        <w:t>4</w:t>
      </w:r>
      <w:r w:rsidRPr="5C4B8BEF" w:rsidR="24BF20D3">
        <w:rPr>
          <w:rFonts w:ascii="Aptos" w:hAnsi="Aptos" w:eastAsia="Aptos" w:cs="Aptos"/>
          <w:color w:val="000000" w:themeColor="text1"/>
        </w:rPr>
        <w:t xml:space="preserve">. </w:t>
      </w:r>
      <w:r w:rsidRPr="5C4B8BEF" w:rsidR="21B8149F">
        <w:rPr>
          <w:rFonts w:ascii="Aptos" w:hAnsi="Aptos" w:eastAsia="Aptos" w:cs="Aptos"/>
          <w:color w:val="000000" w:themeColor="text1"/>
        </w:rPr>
        <w:t>It is said that the main reason why he made the 1997 hit movie was so that he could visit the origi</w:t>
      </w:r>
      <w:r w:rsidRPr="5C4B8BEF" w:rsidR="110062D8">
        <w:rPr>
          <w:rFonts w:ascii="Aptos" w:hAnsi="Aptos" w:eastAsia="Aptos" w:cs="Aptos"/>
          <w:color w:val="000000" w:themeColor="text1"/>
        </w:rPr>
        <w:t xml:space="preserve">nal. Who is he? </w:t>
      </w:r>
    </w:p>
    <w:p w:rsidR="32B81BDA" w:rsidP="76BB527D" w:rsidRDefault="32B81BDA" w14:paraId="06595626" w14:textId="1A223CD6">
      <w:r w:rsidRPr="76BB527D">
        <w:rPr>
          <w:rFonts w:ascii="Aptos" w:hAnsi="Aptos" w:eastAsia="Aptos" w:cs="Aptos"/>
          <w:color w:val="000000" w:themeColor="text1"/>
        </w:rPr>
        <w:t>Song: My heart will go on – Celine Dion</w:t>
      </w:r>
    </w:p>
    <w:p w:rsidR="32B81BDA" w:rsidP="5C4B8BEF" w:rsidRDefault="32B81BDA" w14:paraId="5570A07C" w14:textId="2243C46A">
      <w:pPr>
        <w:rPr>
          <w:rFonts w:ascii="Aptos" w:hAnsi="Aptos" w:eastAsia="Aptos" w:cs="Aptos"/>
          <w:color w:val="000000" w:themeColor="text1"/>
        </w:rPr>
      </w:pPr>
      <w:r w:rsidRPr="5C4B8BEF">
        <w:rPr>
          <w:rFonts w:ascii="Aptos" w:hAnsi="Aptos" w:eastAsia="Aptos" w:cs="Aptos"/>
          <w:color w:val="000000" w:themeColor="text1"/>
        </w:rPr>
        <w:t xml:space="preserve">Answer: </w:t>
      </w:r>
      <w:r w:rsidRPr="5C4B8BEF" w:rsidR="3C8A4DC5">
        <w:rPr>
          <w:rFonts w:ascii="Aptos" w:hAnsi="Aptos" w:eastAsia="Aptos" w:cs="Aptos"/>
          <w:color w:val="000000" w:themeColor="text1"/>
        </w:rPr>
        <w:t>James Cameron</w:t>
      </w:r>
    </w:p>
    <w:p w:rsidR="1E741530" w:rsidP="5D414FF7" w:rsidRDefault="1E741530" w14:paraId="793F2A8A" w14:textId="0533EF6C">
      <w:hyperlink r:id="rId24">
        <w:r w:rsidRPr="5C4B8BEF">
          <w:rPr>
            <w:rStyle w:val="Hyperlink"/>
          </w:rPr>
          <w:t>Céline Dion - My Heart Will Go On (Official 25th Anniversary Alternate Music Video) - YouTube</w:t>
        </w:r>
      </w:hyperlink>
      <w:r w:rsidRPr="5C4B8BEF">
        <w:t xml:space="preserve"> (iškirpti nuo 0:00 iki 0:38)</w:t>
      </w:r>
    </w:p>
    <w:p w:rsidR="5D414FF7" w:rsidRDefault="5D414FF7" w14:paraId="40891DE7" w14:textId="4F8DA67B">
      <w:r>
        <w:rPr>
          <w:noProof/>
        </w:rPr>
        <w:drawing>
          <wp:anchor distT="0" distB="0" distL="114300" distR="114300" simplePos="0" relativeHeight="251658240" behindDoc="0" locked="0" layoutInCell="1" allowOverlap="1" wp14:anchorId="7168D8C9" wp14:editId="5271C58B">
            <wp:simplePos x="0" y="0"/>
            <wp:positionH relativeFrom="column">
              <wp:align>left</wp:align>
            </wp:positionH>
            <wp:positionV relativeFrom="paragraph">
              <wp:posOffset>0</wp:posOffset>
            </wp:positionV>
            <wp:extent cx="5776384" cy="3343275"/>
            <wp:effectExtent l="0" t="0" r="0" b="0"/>
            <wp:wrapSquare wrapText="bothSides"/>
            <wp:docPr id="613487666" name="picture" descr="U,{c1cd93f5-1d5d-4d79-808f-a28dff025628}{241},12.63425925925926,7.3125" title="Video titled: Céline Dion - My Heart Will Go On (Official 25th Anniversary Alternate Music Video)">
              <a:hlinkClick xmlns:a="http://schemas.openxmlformats.org/drawingml/2006/main" r:id="rId24"/>
              <a:extLst xmlns:a="http://schemas.openxmlformats.org/drawingml/2006/main">
                <a:ext uri="{FF2B5EF4-FFF2-40B4-BE49-F238E27FC236}">
                  <a16:creationId xmlns:a16="http://schemas.microsoft.com/office/drawing/2014/main" id="{F54CED63-FED0-40EB-94A4-D0C2F1D9EEC8}"/>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9bFHsd3o1w0"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5D414FF7" w:rsidP="5D414FF7" w:rsidRDefault="5D414FF7" w14:paraId="572581DB" w14:textId="4E38740E">
      <w:pPr>
        <w:rPr>
          <w:ins w:author="Kristina Simonaitytė" w:date="2026-06-14T11:37:00Z" w16du:dateUtc="2026-06-14T11:37:38Z" w:id="212"/>
        </w:rPr>
      </w:pPr>
    </w:p>
    <w:p w:rsidR="76BB527D" w:rsidP="5C4B8BEF" w:rsidRDefault="074CDFF0" w14:paraId="194D4081" w14:textId="7D9EE08C">
      <w:pPr>
        <w:rPr>
          <w:rFonts w:ascii="Aptos" w:hAnsi="Aptos" w:eastAsia="Aptos" w:cs="Aptos"/>
          <w:color w:val="000000" w:themeColor="text1"/>
        </w:rPr>
      </w:pPr>
      <w:r w:rsidRPr="5C4B8BEF">
        <w:rPr>
          <w:rFonts w:ascii="Aptos" w:hAnsi="Aptos" w:eastAsia="Aptos" w:cs="Aptos"/>
          <w:color w:val="000000" w:themeColor="text1"/>
        </w:rPr>
        <w:t>5</w:t>
      </w:r>
      <w:r w:rsidRPr="5C4B8BEF" w:rsidR="3EBF4D41">
        <w:rPr>
          <w:rFonts w:ascii="Aptos" w:hAnsi="Aptos" w:eastAsia="Aptos" w:cs="Aptos"/>
          <w:color w:val="000000" w:themeColor="text1"/>
        </w:rPr>
        <w:t xml:space="preserve">. Ancient Greeks believed that there are three types of people – alive, dead or OOO. If you figured out the theme of this round, the answer should not be lost on you. </w:t>
      </w:r>
    </w:p>
    <w:p w:rsidR="76BB527D" w:rsidP="5C4B8BEF" w:rsidRDefault="3EBF4D41" w14:paraId="1547F09F" w14:textId="669ADA50">
      <w:pPr>
        <w:rPr>
          <w:rFonts w:ascii="Aptos" w:hAnsi="Aptos" w:eastAsia="Aptos" w:cs="Aptos"/>
          <w:color w:val="000000" w:themeColor="text1"/>
        </w:rPr>
      </w:pPr>
      <w:r w:rsidRPr="5C4B8BEF">
        <w:rPr>
          <w:rFonts w:ascii="Aptos" w:hAnsi="Aptos" w:eastAsia="Aptos" w:cs="Aptos"/>
          <w:color w:val="000000" w:themeColor="text1"/>
        </w:rPr>
        <w:t>Song: Čiurlionis “</w:t>
      </w:r>
      <w:commentRangeStart w:id="213"/>
      <w:r w:rsidRPr="5C4B8BEF">
        <w:rPr>
          <w:rFonts w:ascii="Aptos" w:hAnsi="Aptos" w:eastAsia="Aptos" w:cs="Aptos"/>
          <w:color w:val="000000" w:themeColor="text1"/>
        </w:rPr>
        <w:t>Sea</w:t>
      </w:r>
      <w:commentRangeEnd w:id="213"/>
      <w:r w:rsidRPr="5C4B8BEF" w:rsidR="76BB527D">
        <w:rPr>
          <w:rStyle w:val="CommentReference"/>
          <w:rFonts w:ascii="Aptos" w:hAnsi="Aptos" w:eastAsia="Aptos" w:cs="Aptos"/>
          <w:color w:val="000000" w:themeColor="text1"/>
          <w:sz w:val="24"/>
          <w:szCs w:val="24"/>
        </w:rPr>
        <w:commentReference w:id="213"/>
      </w:r>
      <w:r w:rsidRPr="5C4B8BEF">
        <w:rPr>
          <w:rFonts w:ascii="Aptos" w:hAnsi="Aptos" w:eastAsia="Aptos" w:cs="Aptos"/>
          <w:color w:val="000000" w:themeColor="text1"/>
        </w:rPr>
        <w:t>”</w:t>
      </w:r>
    </w:p>
    <w:p w:rsidR="76BB527D" w:rsidP="5C4B8BEF" w:rsidRDefault="3EBF4D41" w14:paraId="5E360230" w14:textId="737EA945">
      <w:pPr>
        <w:rPr>
          <w:rFonts w:ascii="Aptos" w:hAnsi="Aptos" w:eastAsia="Aptos" w:cs="Aptos"/>
          <w:color w:val="000000" w:themeColor="text1"/>
        </w:rPr>
      </w:pPr>
      <w:r w:rsidRPr="5C4B8BEF">
        <w:rPr>
          <w:rFonts w:ascii="Aptos" w:hAnsi="Aptos" w:eastAsia="Aptos" w:cs="Aptos"/>
          <w:color w:val="000000" w:themeColor="text1"/>
        </w:rPr>
        <w:t>Answer: At sea</w:t>
      </w:r>
    </w:p>
    <w:p w:rsidR="76BB527D" w:rsidP="7032DC62" w:rsidRDefault="7A560920" w14:paraId="68897B8E" w14:textId="32A46B8D">
      <w:hyperlink r:id="rId25">
        <w:r w:rsidRPr="5C4B8BEF">
          <w:rPr>
            <w:rStyle w:val="Hyperlink"/>
          </w:rPr>
          <w:t>HAPPYENDLESS - Jūra (M K Čiurlionis, happyendless sintezė) - YouTube</w:t>
        </w:r>
      </w:hyperlink>
      <w:r w:rsidRPr="5C4B8BEF">
        <w:t xml:space="preserve"> (iškirpti nuo 2:10 iki 2:30)</w:t>
      </w:r>
    </w:p>
    <w:p w:rsidR="76BB527D" w:rsidP="7032DC62" w:rsidRDefault="7032DC62" w14:paraId="331885B5" w14:textId="14F46F88">
      <w:r>
        <w:rPr>
          <w:noProof/>
        </w:rPr>
        <w:drawing>
          <wp:anchor distT="0" distB="0" distL="114300" distR="114300" simplePos="0" relativeHeight="251660288" behindDoc="0" locked="0" layoutInCell="1" allowOverlap="1" wp14:anchorId="49FB5259" wp14:editId="62D9A500">
            <wp:simplePos x="0" y="0"/>
            <wp:positionH relativeFrom="column">
              <wp:align>left</wp:align>
            </wp:positionH>
            <wp:positionV relativeFrom="paragraph">
              <wp:posOffset>0</wp:posOffset>
            </wp:positionV>
            <wp:extent cx="5776384" cy="3343275"/>
            <wp:effectExtent l="0" t="0" r="0" b="0"/>
            <wp:wrapSquare wrapText="bothSides"/>
            <wp:docPr id="1707284678" name="picture" descr="U,{dbf46fcc-9b8f-4468-9f0e-2feb2f32ea5e}{216},12.63425925925926,7.3125" title="Video titled: HAPPYENDLESS - Jūra (M K  Čiurlionis, happyendless sintezė)">
              <a:hlinkClick xmlns:a="http://schemas.openxmlformats.org/drawingml/2006/main" r:id="rId25"/>
              <a:extLst xmlns:a="http://schemas.openxmlformats.org/drawingml/2006/main">
                <a:ext uri="{FF2B5EF4-FFF2-40B4-BE49-F238E27FC236}">
                  <a16:creationId xmlns:a16="http://schemas.microsoft.com/office/drawing/2014/main" id="{BEAD1F72-D5A7-4E99-B021-3552CAD0C373}"/>
                </a:ext>
              </a:extLst>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www.youtube.com/watch?v=2ftOBaUIlOA" mediaType="Video" picLocksAutoForOEmbed="1"/>
                        </a:ext>
                      </a:extLst>
                    </a:blip>
                    <a:stretch>
                      <a:fillRect/>
                    </a:stretch>
                  </pic:blipFill>
                  <pic:spPr>
                    <a:xfrm>
                      <a:off x="0" y="0"/>
                      <a:ext cx="5776384" cy="3343275"/>
                    </a:xfrm>
                    <a:prstGeom prst="rect">
                      <a:avLst/>
                    </a:prstGeom>
                  </pic:spPr>
                </pic:pic>
              </a:graphicData>
            </a:graphic>
            <wp14:sizeRelH relativeFrom="page">
              <wp14:pctWidth>0</wp14:pctWidth>
            </wp14:sizeRelH>
            <wp14:sizeRelV relativeFrom="page">
              <wp14:pctHeight>0</wp14:pctHeight>
            </wp14:sizeRelV>
          </wp:anchor>
        </w:drawing>
      </w:r>
    </w:p>
    <w:p w:rsidR="76BB527D" w:rsidP="7032DC62" w:rsidRDefault="76BB527D" w14:paraId="4D3888C5" w14:textId="71CB34D2"/>
    <w:p w:rsidR="76BB527D" w:rsidP="7032DC62" w:rsidRDefault="76BB527D" w14:paraId="2930279A" w14:textId="008B0D67">
      <w:pPr>
        <w:rPr>
          <w:rFonts w:ascii="Aptos" w:hAnsi="Aptos" w:eastAsia="Aptos" w:cs="Aptos"/>
          <w:color w:val="000000" w:themeColor="text1"/>
        </w:rPr>
      </w:pPr>
    </w:p>
    <w:p w:rsidR="76BB527D" w:rsidP="7032DC62" w:rsidRDefault="76BB527D" w14:paraId="4704C406" w14:textId="7BA8DE6B">
      <w:pPr>
        <w:rPr>
          <w:rFonts w:ascii="Aptos" w:hAnsi="Aptos" w:eastAsia="Aptos" w:cs="Aptos"/>
          <w:color w:val="000000" w:themeColor="text1"/>
        </w:rPr>
      </w:pPr>
    </w:p>
    <w:p w:rsidR="25BD5FEC" w:rsidP="76BB527D" w:rsidRDefault="25BD5FEC" w14:paraId="2C407611" w14:textId="1BF0071F">
      <w:r w:rsidRPr="5C4B8BEF">
        <w:rPr>
          <w:rFonts w:ascii="Aptos" w:hAnsi="Aptos" w:eastAsia="Aptos" w:cs="Aptos"/>
          <w:b/>
          <w:bCs/>
          <w:color w:val="000000" w:themeColor="text1"/>
        </w:rPr>
        <w:t>Klausimų bankas, jeigu reikėtų tie breaker:</w:t>
      </w:r>
    </w:p>
    <w:p w:rsidR="76BB527D" w:rsidP="7032DC62" w:rsidRDefault="76BB527D" w14:paraId="2A53BC7F" w14:textId="5DF6629F">
      <w:pPr>
        <w:rPr>
          <w:rFonts w:ascii="Aptos" w:hAnsi="Aptos" w:eastAsia="Aptos" w:cs="Aptos"/>
          <w:color w:val="000000" w:themeColor="text1"/>
        </w:rPr>
      </w:pPr>
    </w:p>
    <w:p w:rsidR="25BD5FEC" w:rsidP="5C4B8BEF" w:rsidRDefault="25BD5FEC" w14:paraId="79D080D3" w14:textId="4A8F1C7E">
      <w:pPr>
        <w:shd w:val="clear" w:color="auto" w:fill="FFFFFF" w:themeFill="background1"/>
        <w:spacing w:after="0" w:line="300" w:lineRule="auto"/>
        <w:rPr>
          <w:rFonts w:ascii="Segoe UI" w:hAnsi="Segoe UI" w:eastAsia="Segoe UI" w:cs="Segoe UI"/>
          <w:color w:val="242424"/>
          <w:sz w:val="21"/>
          <w:szCs w:val="21"/>
        </w:rPr>
      </w:pPr>
      <w:r w:rsidRPr="5C4B8BEF">
        <w:rPr>
          <w:rFonts w:ascii="Segoe UI" w:hAnsi="Segoe UI" w:eastAsia="Segoe UI" w:cs="Segoe UI"/>
          <w:color w:val="242424"/>
          <w:sz w:val="21"/>
          <w:szCs w:val="21"/>
        </w:rPr>
        <w:t xml:space="preserve">When his army was passing through Vilnius, a city legend claims that OOO fell in love with one of the city churches - a tiny St Anne's - and wanted to bring it back home in a palm of his hand. On the same trip he also passed through Kaunas, where there's a hill still known as OOO's hat (or chapeau). </w:t>
      </w:r>
    </w:p>
    <w:p w:rsidR="25BD5FEC" w:rsidP="5C4B8BEF" w:rsidRDefault="25BD5FEC" w14:paraId="5A2AEFA8" w14:textId="0C04C547">
      <w:pPr>
        <w:shd w:val="clear" w:color="auto" w:fill="FFFFFF" w:themeFill="background1"/>
        <w:spacing w:after="0" w:line="300" w:lineRule="auto"/>
        <w:rPr>
          <w:rFonts w:ascii="Segoe UI" w:hAnsi="Segoe UI" w:eastAsia="Segoe UI" w:cs="Segoe UI"/>
          <w:color w:val="242424"/>
          <w:sz w:val="21"/>
          <w:szCs w:val="21"/>
        </w:rPr>
      </w:pPr>
      <w:r w:rsidRPr="5C4B8BEF">
        <w:rPr>
          <w:rFonts w:ascii="Segoe UI" w:hAnsi="Segoe UI" w:eastAsia="Segoe UI" w:cs="Segoe UI"/>
          <w:color w:val="242424"/>
          <w:sz w:val="21"/>
          <w:szCs w:val="21"/>
        </w:rPr>
        <w:t>Who was OOO?</w:t>
      </w:r>
    </w:p>
    <w:p w:rsidR="76BB527D" w:rsidP="7032DC62" w:rsidRDefault="76BB527D" w14:paraId="12354F05" w14:textId="7686EA6E">
      <w:pPr>
        <w:shd w:val="clear" w:color="auto" w:fill="FFFFFF" w:themeFill="background1"/>
        <w:spacing w:after="0" w:line="300" w:lineRule="auto"/>
        <w:rPr>
          <w:rFonts w:ascii="Segoe UI" w:hAnsi="Segoe UI" w:eastAsia="Segoe UI" w:cs="Segoe UI"/>
          <w:color w:val="242424"/>
          <w:sz w:val="21"/>
          <w:szCs w:val="21"/>
        </w:rPr>
      </w:pPr>
    </w:p>
    <w:p w:rsidR="25BD5FEC" w:rsidP="5C4B8BEF" w:rsidRDefault="25BD5FEC" w14:paraId="3F4F525B" w14:textId="0BE58A7C">
      <w:pPr>
        <w:shd w:val="clear" w:color="auto" w:fill="FFFFFF" w:themeFill="background1"/>
        <w:spacing w:after="0" w:line="300" w:lineRule="auto"/>
        <w:rPr>
          <w:rFonts w:ascii="Segoe UI" w:hAnsi="Segoe UI" w:eastAsia="Segoe UI" w:cs="Segoe UI"/>
          <w:color w:val="242424"/>
          <w:sz w:val="21"/>
          <w:szCs w:val="21"/>
        </w:rPr>
      </w:pPr>
      <w:r w:rsidRPr="5C4B8BEF">
        <w:rPr>
          <w:rFonts w:ascii="Segoe UI" w:hAnsi="Segoe UI" w:eastAsia="Segoe UI" w:cs="Segoe UI"/>
          <w:color w:val="242424"/>
          <w:sz w:val="21"/>
          <w:szCs w:val="21"/>
        </w:rPr>
        <w:t>Answer: Napoleon</w:t>
      </w:r>
    </w:p>
    <w:p w:rsidR="76BB527D" w:rsidP="76BB527D" w:rsidRDefault="76BB527D" w14:paraId="7962D017" w14:textId="20018E33">
      <w:pPr>
        <w:rPr>
          <w:rFonts w:ascii="Aptos" w:hAnsi="Aptos" w:eastAsia="Aptos" w:cs="Aptos"/>
          <w:color w:val="000000" w:themeColor="text1"/>
        </w:rPr>
      </w:pPr>
    </w:p>
    <w:p w:rsidR="1A52C26E" w:rsidP="6D6138DA" w:rsidRDefault="1A52C26E" w14:paraId="0698D9C5" w14:textId="291E4694">
      <w:pPr>
        <w:rPr>
          <w:rFonts w:ascii="Aptos" w:hAnsi="Aptos" w:eastAsia="Aptos" w:cs="Aptos"/>
          <w:color w:val="000000" w:themeColor="text1"/>
        </w:rPr>
      </w:pPr>
    </w:p>
    <w:p w:rsidR="7B0446C2" w:rsidP="7B0446C2" w:rsidRDefault="7B0446C2" w14:paraId="38FC692B" w14:textId="53065FE9">
      <w:pPr>
        <w:rPr>
          <w:rFonts w:ascii="Aptos" w:hAnsi="Aptos" w:eastAsia="Aptos" w:cs="Aptos"/>
          <w:color w:val="000000" w:themeColor="text1"/>
        </w:rPr>
      </w:pPr>
    </w:p>
    <w:p w:rsidR="7B0446C2" w:rsidP="76BB527D" w:rsidRDefault="7B0446C2" w14:paraId="1DD68174" w14:textId="6252A767">
      <w:pPr>
        <w:rPr>
          <w:rFonts w:ascii="Aptos" w:hAnsi="Aptos" w:eastAsia="Aptos" w:cs="Aptos"/>
          <w:color w:val="000000" w:themeColor="text1"/>
        </w:rPr>
      </w:pPr>
    </w:p>
    <w:p w:rsidR="76BB527D" w:rsidRDefault="76BB527D" w14:paraId="5B61F305" w14:textId="734BB200">
      <w:r>
        <w:br w:type="page"/>
      </w:r>
    </w:p>
    <w:p w:rsidR="76BB527D" w:rsidP="76BB527D" w:rsidRDefault="76BB527D" w14:paraId="6152FCB3" w14:textId="3A31B76C">
      <w:pPr>
        <w:rPr>
          <w:rFonts w:ascii="Aptos" w:hAnsi="Aptos" w:eastAsia="Aptos" w:cs="Aptos"/>
          <w:color w:val="000000" w:themeColor="text1"/>
        </w:rPr>
      </w:pPr>
    </w:p>
    <w:p w:rsidR="00B61AE6" w:rsidP="00F06C6B" w:rsidRDefault="717F388A" w14:paraId="57E87EB1" w14:textId="5E4825DE">
      <w:pPr>
        <w:pStyle w:val="ListParagraph"/>
        <w:numPr>
          <w:ilvl w:val="0"/>
          <w:numId w:val="9"/>
        </w:numPr>
        <w:rPr>
          <w:rFonts w:ascii="Aptos" w:hAnsi="Aptos" w:eastAsia="Aptos" w:cs="Aptos"/>
          <w:color w:val="000000" w:themeColor="text1"/>
        </w:rPr>
      </w:pPr>
      <w:r w:rsidRPr="78F615AB">
        <w:rPr>
          <w:rFonts w:ascii="Aptos" w:hAnsi="Aptos" w:eastAsia="Aptos" w:cs="Aptos"/>
          <w:color w:val="000000" w:themeColor="text1"/>
          <w:lang w:val="lt-LT"/>
        </w:rPr>
        <w:t xml:space="preserve">Temos </w:t>
      </w:r>
      <w:r w:rsidRPr="78F615AB">
        <w:rPr>
          <w:rFonts w:ascii="Aptos" w:hAnsi="Aptos" w:eastAsia="Aptos" w:cs="Aptos"/>
          <w:color w:val="000000" w:themeColor="text1"/>
          <w:highlight w:val="yellow"/>
          <w:lang w:val="lt-LT"/>
        </w:rPr>
        <w:t>– pradinis klausimų pool’as iki XXX d.:</w:t>
      </w:r>
    </w:p>
    <w:p w:rsidR="00B61AE6" w:rsidP="7B6F8900" w:rsidRDefault="20E481AD" w14:paraId="4F0A9EC1" w14:textId="5C35D2A3">
      <w:pPr>
        <w:pStyle w:val="ListParagraph"/>
        <w:numPr>
          <w:ilvl w:val="1"/>
          <w:numId w:val="10"/>
        </w:numPr>
        <w:rPr>
          <w:rFonts w:ascii="Aptos" w:hAnsi="Aptos" w:eastAsia="Aptos" w:cs="Aptos"/>
          <w:color w:val="000000" w:themeColor="text1"/>
        </w:rPr>
      </w:pPr>
      <w:r w:rsidRPr="7B6F8900">
        <w:rPr>
          <w:rFonts w:ascii="Aptos" w:hAnsi="Aptos" w:eastAsia="Aptos" w:cs="Aptos"/>
          <w:color w:val="000000" w:themeColor="text1"/>
        </w:rPr>
        <w:t>Multiple choice - ?</w:t>
      </w:r>
      <w:r w:rsidRPr="7B6F8900" w:rsidR="08BC30CD">
        <w:rPr>
          <w:rFonts w:ascii="Aptos" w:hAnsi="Aptos" w:eastAsia="Aptos" w:cs="Aptos"/>
          <w:color w:val="000000" w:themeColor="text1"/>
        </w:rPr>
        <w:t xml:space="preserve"> </w:t>
      </w:r>
    </w:p>
    <w:p w:rsidR="00B61AE6" w:rsidP="78F615AB" w:rsidRDefault="717F388A" w14:paraId="5C57807E" w14:textId="1F1C230F">
      <w:pPr>
        <w:pStyle w:val="ListParagraph"/>
        <w:numPr>
          <w:ilvl w:val="1"/>
          <w:numId w:val="10"/>
        </w:numPr>
        <w:rPr>
          <w:rFonts w:ascii="Aptos" w:hAnsi="Aptos" w:eastAsia="Aptos" w:cs="Aptos"/>
          <w:color w:val="000000" w:themeColor="text1"/>
        </w:rPr>
      </w:pPr>
      <w:r w:rsidRPr="78F615AB">
        <w:rPr>
          <w:rFonts w:ascii="Aptos" w:hAnsi="Aptos" w:eastAsia="Aptos" w:cs="Aptos"/>
          <w:color w:val="000000" w:themeColor="text1"/>
          <w:lang w:val="lt-LT"/>
        </w:rPr>
        <w:t>Lietuva</w:t>
      </w:r>
    </w:p>
    <w:p w:rsidR="00B61AE6" w:rsidP="78F615AB" w:rsidRDefault="717F388A" w14:paraId="70555038" w14:textId="3836C04A">
      <w:pPr>
        <w:pStyle w:val="ListParagraph"/>
        <w:numPr>
          <w:ilvl w:val="1"/>
          <w:numId w:val="10"/>
        </w:numPr>
        <w:rPr>
          <w:rFonts w:ascii="Aptos" w:hAnsi="Aptos" w:eastAsia="Aptos" w:cs="Aptos"/>
          <w:color w:val="000000" w:themeColor="text1"/>
        </w:rPr>
      </w:pPr>
      <w:r w:rsidRPr="78F615AB">
        <w:rPr>
          <w:rFonts w:ascii="Aptos" w:hAnsi="Aptos" w:eastAsia="Aptos" w:cs="Aptos"/>
          <w:color w:val="000000" w:themeColor="text1"/>
          <w:lang w:val="lt-LT"/>
        </w:rPr>
        <w:t>Aplinka</w:t>
      </w:r>
    </w:p>
    <w:p w:rsidR="00B61AE6" w:rsidP="78F615AB" w:rsidRDefault="20E481AD" w14:paraId="45FA6253" w14:textId="66379CB1">
      <w:pPr>
        <w:pStyle w:val="ListParagraph"/>
        <w:numPr>
          <w:ilvl w:val="1"/>
          <w:numId w:val="10"/>
        </w:numPr>
        <w:rPr>
          <w:rFonts w:ascii="Aptos" w:hAnsi="Aptos" w:eastAsia="Aptos" w:cs="Aptos"/>
          <w:color w:val="000000" w:themeColor="text1"/>
        </w:rPr>
      </w:pPr>
      <w:r w:rsidRPr="7B6F8900">
        <w:rPr>
          <w:rFonts w:ascii="Aptos" w:hAnsi="Aptos" w:eastAsia="Aptos" w:cs="Aptos"/>
          <w:color w:val="000000" w:themeColor="text1"/>
          <w:lang w:val="lt-LT"/>
        </w:rPr>
        <w:t>Muzikinis / vizualinis</w:t>
      </w:r>
    </w:p>
    <w:p w:rsidR="708EFA81" w:rsidP="7B6F8900" w:rsidRDefault="708EFA81" w14:paraId="3076392C" w14:textId="41DB3828">
      <w:r w:rsidRPr="7B6F8900">
        <w:rPr>
          <w:rFonts w:ascii="Aptos" w:hAnsi="Aptos" w:eastAsia="Aptos" w:cs="Aptos"/>
          <w:color w:val="000000" w:themeColor="text1"/>
          <w:lang w:val="lt-LT"/>
        </w:rPr>
        <w:t>Po 8 klausimus ture</w:t>
      </w:r>
    </w:p>
    <w:p w:rsidR="7B6F8900" w:rsidP="7B6F8900" w:rsidRDefault="7B6F8900" w14:paraId="02996E15" w14:textId="46A2BC99">
      <w:pPr>
        <w:rPr>
          <w:rFonts w:ascii="Aptos" w:hAnsi="Aptos" w:eastAsia="Aptos" w:cs="Aptos"/>
          <w:color w:val="000000" w:themeColor="text1"/>
        </w:rPr>
      </w:pPr>
    </w:p>
    <w:p w:rsidR="5669E240" w:rsidP="7B6F8900" w:rsidRDefault="5669E240" w14:paraId="31659BF8" w14:textId="00EB98A0">
      <w:pPr>
        <w:shd w:val="clear" w:color="auto" w:fill="FFFFFF" w:themeFill="background1"/>
        <w:spacing w:after="0"/>
      </w:pPr>
      <w:r w:rsidRPr="7B6F8900">
        <w:rPr>
          <w:rFonts w:ascii="Aptos" w:hAnsi="Aptos" w:eastAsia="Aptos" w:cs="Aptos"/>
          <w:color w:val="000000" w:themeColor="text1"/>
        </w:rPr>
        <w:t>Prisidedu siūlymu -skirti po klausimą kiekvienai VN. Apie kokį nors įdomų ar mielai juokingą faktą (galima daryti "greitųjų klausimų roundą")</w:t>
      </w:r>
    </w:p>
    <w:p w:rsidR="7B6F8900" w:rsidP="7B6F8900" w:rsidRDefault="7B6F8900" w14:paraId="6D2580D7" w14:textId="77620782">
      <w:pPr>
        <w:shd w:val="clear" w:color="auto" w:fill="FFFFFF" w:themeFill="background1"/>
        <w:spacing w:after="0"/>
        <w:rPr>
          <w:rFonts w:ascii="Aptos" w:hAnsi="Aptos" w:eastAsia="Aptos" w:cs="Aptos"/>
          <w:color w:val="000000" w:themeColor="text1"/>
        </w:rPr>
      </w:pPr>
    </w:p>
    <w:p w:rsidR="7B6F8900" w:rsidP="7B6F8900" w:rsidRDefault="7B6F8900" w14:paraId="2B0FC006" w14:textId="7A88012D">
      <w:pPr>
        <w:shd w:val="clear" w:color="auto" w:fill="FFFFFF" w:themeFill="background1"/>
        <w:spacing w:after="0"/>
        <w:rPr>
          <w:rFonts w:ascii="Aptos" w:hAnsi="Aptos" w:eastAsia="Aptos" w:cs="Aptos"/>
          <w:color w:val="000000" w:themeColor="text1"/>
        </w:rPr>
      </w:pPr>
    </w:p>
    <w:p w:rsidR="34D461B1" w:rsidP="00F06C6B" w:rsidRDefault="34D461B1" w14:paraId="4D379DE3" w14:textId="7D9C1DFD">
      <w:pPr>
        <w:pStyle w:val="ListParagraph"/>
        <w:numPr>
          <w:ilvl w:val="0"/>
          <w:numId w:val="11"/>
        </w:numPr>
        <w:shd w:val="clear" w:color="auto" w:fill="FFFFFF" w:themeFill="background1"/>
        <w:spacing w:after="0"/>
        <w:rPr>
          <w:rFonts w:ascii="Aptos" w:hAnsi="Aptos" w:eastAsia="Aptos" w:cs="Aptos"/>
          <w:color w:val="000000" w:themeColor="text1"/>
          <w:highlight w:val="red"/>
        </w:rPr>
      </w:pPr>
      <w:r w:rsidRPr="7B6F8900">
        <w:rPr>
          <w:rFonts w:ascii="Aptos" w:hAnsi="Aptos" w:eastAsia="Aptos" w:cs="Aptos"/>
          <w:color w:val="000000" w:themeColor="text1"/>
          <w:highlight w:val="red"/>
        </w:rPr>
        <w:t>Y</w:t>
      </w:r>
      <w:r w:rsidRPr="7B6F8900" w:rsidR="5669E240">
        <w:rPr>
          <w:rFonts w:ascii="Aptos" w:hAnsi="Aptos" w:eastAsia="Aptos" w:cs="Aptos"/>
          <w:color w:val="000000" w:themeColor="text1"/>
          <w:highlight w:val="red"/>
        </w:rPr>
        <w:t>ra sala Europoj, kurios administracija keičiasi tarp 2 šalių kas 6 mėn.</w:t>
      </w:r>
      <w:r w:rsidRPr="7B6F8900" w:rsidR="5669E240">
        <w:rPr>
          <w:rFonts w:ascii="Aptos" w:hAnsi="Aptos" w:eastAsia="Aptos" w:cs="Aptos"/>
          <w:color w:val="000000" w:themeColor="text1"/>
        </w:rPr>
        <w:t xml:space="preserve"> </w:t>
      </w:r>
    </w:p>
    <w:p w:rsidR="7B6F8900" w:rsidP="7B6F8900" w:rsidRDefault="7B6F8900" w14:paraId="725677FA" w14:textId="6B0A329B">
      <w:pPr>
        <w:shd w:val="clear" w:color="auto" w:fill="FFFFFF" w:themeFill="background1"/>
        <w:spacing w:after="0"/>
      </w:pPr>
    </w:p>
    <w:p w:rsidR="5669E240" w:rsidP="7B6F8900" w:rsidRDefault="5669E240" w14:paraId="6315FF77" w14:textId="3F76FF91">
      <w:pPr>
        <w:shd w:val="clear" w:color="auto" w:fill="FFFFFF" w:themeFill="background1"/>
        <w:spacing w:after="0"/>
      </w:pPr>
      <w:r w:rsidRPr="7B6F8900">
        <w:rPr>
          <w:rFonts w:ascii="Aptos" w:hAnsi="Aptos" w:eastAsia="Aptos" w:cs="Aptos"/>
          <w:color w:val="000000" w:themeColor="text1"/>
        </w:rPr>
        <w:t xml:space="preserve">atsakymas: Fazanų sala. </w:t>
      </w:r>
    </w:p>
    <w:p w:rsidR="5669E240" w:rsidP="7B6F8900" w:rsidRDefault="5669E240" w14:paraId="3D56DAB7" w14:textId="07C9A0F3">
      <w:pPr>
        <w:shd w:val="clear" w:color="auto" w:fill="FFFFFF" w:themeFill="background1"/>
        <w:spacing w:after="0"/>
      </w:pPr>
      <w:r w:rsidRPr="7B6F8900">
        <w:rPr>
          <w:rFonts w:ascii="Segoe UI" w:hAnsi="Segoe UI" w:eastAsia="Segoe UI" w:cs="Segoe UI"/>
          <w:color w:val="202122"/>
          <w:sz w:val="25"/>
          <w:szCs w:val="25"/>
        </w:rPr>
        <w:t xml:space="preserve">Pheasant Island. FR: </w:t>
      </w:r>
      <w:r w:rsidRPr="7B6F8900">
        <w:rPr>
          <w:rFonts w:ascii="Segoe UI" w:hAnsi="Segoe UI" w:eastAsia="Segoe UI" w:cs="Segoe UI"/>
          <w:i/>
          <w:iCs/>
          <w:color w:val="202122"/>
          <w:sz w:val="25"/>
          <w:szCs w:val="25"/>
        </w:rPr>
        <w:t>Île des Faisans/Île de la Conférence</w:t>
      </w:r>
      <w:r w:rsidRPr="7B6F8900">
        <w:rPr>
          <w:rFonts w:ascii="Segoe UI" w:hAnsi="Segoe UI" w:eastAsia="Segoe UI" w:cs="Segoe UI"/>
          <w:color w:val="202122"/>
          <w:sz w:val="25"/>
          <w:szCs w:val="25"/>
        </w:rPr>
        <w:t xml:space="preserve">, ESP: </w:t>
      </w:r>
      <w:r w:rsidRPr="7B6F8900">
        <w:rPr>
          <w:rFonts w:ascii="Segoe UI" w:hAnsi="Segoe UI" w:eastAsia="Segoe UI" w:cs="Segoe UI"/>
          <w:i/>
          <w:iCs/>
          <w:color w:val="202122"/>
          <w:sz w:val="25"/>
          <w:szCs w:val="25"/>
        </w:rPr>
        <w:t>Isla de los Faisanes</w:t>
      </w:r>
      <w:r w:rsidRPr="7B6F8900">
        <w:rPr>
          <w:rFonts w:ascii="Segoe UI" w:hAnsi="Segoe UI" w:eastAsia="Segoe UI" w:cs="Segoe UI"/>
          <w:color w:val="202122"/>
          <w:sz w:val="25"/>
          <w:szCs w:val="25"/>
        </w:rPr>
        <w:t>) is an uninhabited river island located in the Bidasoa river, located between FR and ESP whose administration alternates between the two nations every six months</w:t>
      </w:r>
    </w:p>
    <w:p w:rsidR="7B6F8900" w:rsidP="7B6F8900" w:rsidRDefault="7B6F8900" w14:paraId="591A0C14" w14:textId="3151B177">
      <w:pPr>
        <w:rPr>
          <w:rFonts w:ascii="Aptos" w:hAnsi="Aptos" w:eastAsia="Aptos" w:cs="Aptos"/>
          <w:color w:val="000000" w:themeColor="text1"/>
        </w:rPr>
      </w:pPr>
    </w:p>
    <w:p w:rsidR="5669E240" w:rsidP="7B6F8900" w:rsidRDefault="5669E240" w14:paraId="156930E2" w14:textId="702D6AED">
      <w:pPr>
        <w:shd w:val="clear" w:color="auto" w:fill="FFFFFF" w:themeFill="background1"/>
        <w:spacing w:after="0"/>
        <w:rPr>
          <w:rFonts w:ascii="Aptos" w:hAnsi="Aptos" w:eastAsia="Aptos" w:cs="Aptos"/>
          <w:color w:val="000000" w:themeColor="text1"/>
          <w:sz w:val="22"/>
          <w:szCs w:val="22"/>
          <w:highlight w:val="darkGreen"/>
        </w:rPr>
      </w:pPr>
      <w:r w:rsidRPr="7B6F8900">
        <w:rPr>
          <w:rFonts w:ascii="Aptos" w:hAnsi="Aptos" w:eastAsia="Aptos" w:cs="Aptos"/>
          <w:color w:val="000000" w:themeColor="text1"/>
          <w:sz w:val="22"/>
          <w:szCs w:val="22"/>
          <w:highlight w:val="darkGreen"/>
        </w:rPr>
        <w:t>Klausimas, kurio atsakymas/klausimas apie šaltibarščius</w:t>
      </w:r>
      <w:r w:rsidRPr="7B6F8900" w:rsidR="6CB1EA72">
        <w:rPr>
          <w:rFonts w:ascii="Aptos" w:hAnsi="Aptos" w:eastAsia="Aptos" w:cs="Aptos"/>
          <w:color w:val="000000" w:themeColor="text1"/>
          <w:sz w:val="22"/>
          <w:szCs w:val="22"/>
          <w:highlight w:val="darkGreen"/>
        </w:rPr>
        <w:t xml:space="preserve">. </w:t>
      </w:r>
      <w:r w:rsidRPr="7B6F8900" w:rsidR="569B0072">
        <w:rPr>
          <w:rFonts w:ascii="Aptos" w:hAnsi="Aptos" w:eastAsia="Aptos" w:cs="Aptos"/>
          <w:color w:val="000000" w:themeColor="text1"/>
          <w:sz w:val="22"/>
          <w:szCs w:val="22"/>
          <w:highlight w:val="darkGreen"/>
        </w:rPr>
        <w:t xml:space="preserve"> Atsakymas: Pink</w:t>
      </w:r>
    </w:p>
    <w:p w:rsidR="0D01F068" w:rsidP="7B6F8900" w:rsidRDefault="0D01F068" w14:paraId="718E3523" w14:textId="2DCA454D">
      <w:pPr>
        <w:shd w:val="clear" w:color="auto" w:fill="FFFFFF" w:themeFill="background1"/>
        <w:spacing w:after="0"/>
      </w:pPr>
      <w:r>
        <w:t xml:space="preserve"> </w:t>
      </w:r>
    </w:p>
    <w:p w:rsidR="5669E240" w:rsidP="7B6F8900" w:rsidRDefault="5669E240" w14:paraId="49331423" w14:textId="1A064AC1">
      <w:pPr>
        <w:shd w:val="clear" w:color="auto" w:fill="FFFFFF" w:themeFill="background1"/>
        <w:spacing w:after="0"/>
        <w:rPr>
          <w:rFonts w:ascii="Aptos" w:hAnsi="Aptos" w:eastAsia="Aptos" w:cs="Aptos"/>
          <w:color w:val="000000" w:themeColor="text1"/>
          <w:sz w:val="22"/>
          <w:szCs w:val="22"/>
          <w:highlight w:val="yellow"/>
        </w:rPr>
      </w:pPr>
      <w:r w:rsidRPr="7B6F8900">
        <w:rPr>
          <w:rFonts w:ascii="Aptos" w:hAnsi="Aptos" w:eastAsia="Aptos" w:cs="Aptos"/>
          <w:color w:val="000000" w:themeColor="text1"/>
          <w:sz w:val="22"/>
          <w:szCs w:val="22"/>
          <w:highlight w:val="yellow"/>
        </w:rPr>
        <w:t>Gamtos atkūrimo reglamentas atsakymas į klausimą  apie tragišką JAV karių nuskendimą pelkėje</w:t>
      </w:r>
      <w:r w:rsidRPr="7B6F8900" w:rsidR="4E163C20">
        <w:rPr>
          <w:rFonts w:ascii="Aptos" w:hAnsi="Aptos" w:eastAsia="Aptos" w:cs="Aptos"/>
          <w:color w:val="000000" w:themeColor="text1"/>
          <w:sz w:val="22"/>
          <w:szCs w:val="22"/>
          <w:highlight w:val="yellow"/>
        </w:rPr>
        <w:t>, LT-PL, rytų pasienis, triple use, Atsakymas: Gamtos atkūrimo reglamentas</w:t>
      </w:r>
      <w:r w:rsidRPr="7B6F8900" w:rsidR="6C065D51">
        <w:rPr>
          <w:rFonts w:ascii="Aptos" w:hAnsi="Aptos" w:eastAsia="Aptos" w:cs="Aptos"/>
          <w:color w:val="000000" w:themeColor="text1"/>
          <w:sz w:val="22"/>
          <w:szCs w:val="22"/>
          <w:highlight w:val="yellow"/>
        </w:rPr>
        <w:t xml:space="preserve"> / pelkės</w:t>
      </w:r>
    </w:p>
    <w:p w:rsidR="7B6F8900" w:rsidP="7B6F8900" w:rsidRDefault="7B6F8900" w14:paraId="20011ACE" w14:textId="2471B2E9">
      <w:pPr>
        <w:shd w:val="clear" w:color="auto" w:fill="FFFFFF" w:themeFill="background1"/>
        <w:spacing w:after="0"/>
      </w:pPr>
    </w:p>
    <w:p w:rsidR="5669E240" w:rsidP="7B6F8900" w:rsidRDefault="5669E240" w14:paraId="5C593504" w14:textId="39E8DAEE">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Klausimas apie ATR/GTR 😄</w:t>
      </w:r>
      <w:r w:rsidRPr="7B6F8900" w:rsidR="01CCB9B6">
        <w:rPr>
          <w:rFonts w:ascii="Aptos" w:hAnsi="Aptos" w:eastAsia="Aptos" w:cs="Aptos"/>
          <w:color w:val="000000" w:themeColor="text1"/>
          <w:sz w:val="22"/>
          <w:szCs w:val="22"/>
        </w:rPr>
        <w:t>Atsakymas: Europos Sąjunga</w:t>
      </w:r>
    </w:p>
    <w:p w:rsidR="7B6F8900" w:rsidP="7B6F8900" w:rsidRDefault="7B6F8900" w14:paraId="415F9CDF" w14:textId="1CF899A3">
      <w:pPr>
        <w:shd w:val="clear" w:color="auto" w:fill="FFFFFF" w:themeFill="background1"/>
        <w:spacing w:after="0"/>
      </w:pPr>
    </w:p>
    <w:p w:rsidR="5669E240" w:rsidP="7B6F8900" w:rsidRDefault="5669E240" w14:paraId="4342537D" w14:textId="13F7D068">
      <w:pPr>
        <w:shd w:val="clear" w:color="auto" w:fill="FFFFFF" w:themeFill="background1"/>
        <w:spacing w:after="0"/>
        <w:rPr>
          <w:rFonts w:ascii="Aptos" w:hAnsi="Aptos" w:eastAsia="Aptos" w:cs="Aptos"/>
          <w:strike/>
          <w:color w:val="000000" w:themeColor="text1"/>
          <w:sz w:val="22"/>
          <w:szCs w:val="22"/>
        </w:rPr>
      </w:pPr>
      <w:r w:rsidRPr="7B6F8900">
        <w:rPr>
          <w:rFonts w:ascii="Aptos" w:hAnsi="Aptos" w:eastAsia="Aptos" w:cs="Aptos"/>
          <w:strike/>
          <w:color w:val="000000" w:themeColor="text1"/>
          <w:sz w:val="22"/>
          <w:szCs w:val="22"/>
        </w:rPr>
        <w:t>Klausimas, kurį įgarsina Ministras/Aira + klausimas, kurį įgarsina Selemonas Paltanavičius</w:t>
      </w:r>
    </w:p>
    <w:p w:rsidR="7B6F8900" w:rsidP="7B6F8900" w:rsidRDefault="7B6F8900" w14:paraId="67559AF2" w14:textId="5FD83CFD">
      <w:pPr>
        <w:shd w:val="clear" w:color="auto" w:fill="FFFFFF" w:themeFill="background1"/>
        <w:spacing w:after="0"/>
        <w:rPr>
          <w:rFonts w:ascii="Aptos" w:hAnsi="Aptos" w:eastAsia="Aptos" w:cs="Aptos"/>
          <w:strike/>
          <w:color w:val="000000" w:themeColor="text1"/>
          <w:sz w:val="22"/>
          <w:szCs w:val="22"/>
        </w:rPr>
      </w:pPr>
    </w:p>
    <w:p w:rsidR="5669E240" w:rsidP="7B6F8900" w:rsidRDefault="5669E240" w14:paraId="0FB98DC8" w14:textId="1D55F115">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 xml:space="preserve">Ministro klausimas apie gaisrą Beleme, </w:t>
      </w:r>
    </w:p>
    <w:p w:rsidR="7B6F8900" w:rsidP="7B6F8900" w:rsidRDefault="7B6F8900" w14:paraId="5DE4725D" w14:textId="46CCD513">
      <w:pPr>
        <w:shd w:val="clear" w:color="auto" w:fill="FFFFFF" w:themeFill="background1"/>
        <w:spacing w:after="0"/>
        <w:rPr>
          <w:rFonts w:ascii="Aptos" w:hAnsi="Aptos" w:eastAsia="Aptos" w:cs="Aptos"/>
          <w:color w:val="000000" w:themeColor="text1"/>
          <w:sz w:val="22"/>
          <w:szCs w:val="22"/>
        </w:rPr>
      </w:pPr>
    </w:p>
    <w:p w:rsidR="18A4B584" w:rsidP="7B6F8900" w:rsidRDefault="18A4B584" w14:paraId="7E7965F7" w14:textId="1DF2F71B">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 xml:space="preserve">Klausimas apie Birutę </w:t>
      </w:r>
      <w:r w:rsidRPr="7B6F8900" w:rsidR="5669E240">
        <w:rPr>
          <w:rFonts w:ascii="Aptos" w:hAnsi="Aptos" w:eastAsia="Aptos" w:cs="Aptos"/>
          <w:color w:val="000000" w:themeColor="text1"/>
          <w:sz w:val="22"/>
          <w:szCs w:val="22"/>
        </w:rPr>
        <w:t xml:space="preserve">Galdikas / Leakey angels / </w:t>
      </w:r>
      <w:r w:rsidRPr="7B6F8900" w:rsidR="36853825">
        <w:rPr>
          <w:rFonts w:ascii="Aptos" w:hAnsi="Aptos" w:eastAsia="Aptos" w:cs="Aptos"/>
          <w:color w:val="000000" w:themeColor="text1"/>
          <w:sz w:val="22"/>
          <w:szCs w:val="22"/>
        </w:rPr>
        <w:t xml:space="preserve">Borneo / orangutanas - miško žmogus /  </w:t>
      </w:r>
      <w:r w:rsidRPr="7B6F8900" w:rsidR="368F6E65">
        <w:rPr>
          <w:rFonts w:ascii="Aptos" w:hAnsi="Aptos" w:eastAsia="Aptos" w:cs="Aptos"/>
          <w:color w:val="000000" w:themeColor="text1"/>
          <w:sz w:val="22"/>
          <w:szCs w:val="22"/>
        </w:rPr>
        <w:t xml:space="preserve">Atsakymas: </w:t>
      </w:r>
      <w:r w:rsidRPr="7B6F8900" w:rsidR="5669E240">
        <w:rPr>
          <w:rFonts w:ascii="Aptos" w:hAnsi="Aptos" w:eastAsia="Aptos" w:cs="Aptos"/>
          <w:color w:val="000000" w:themeColor="text1"/>
          <w:sz w:val="22"/>
          <w:szCs w:val="22"/>
        </w:rPr>
        <w:t>orangutan</w:t>
      </w:r>
      <w:r w:rsidRPr="7B6F8900" w:rsidR="1114D616">
        <w:rPr>
          <w:rFonts w:ascii="Aptos" w:hAnsi="Aptos" w:eastAsia="Aptos" w:cs="Aptos"/>
          <w:color w:val="000000" w:themeColor="text1"/>
          <w:sz w:val="22"/>
          <w:szCs w:val="22"/>
        </w:rPr>
        <w:t>ai</w:t>
      </w:r>
      <w:r w:rsidRPr="7B6F8900" w:rsidR="54AA1480">
        <w:rPr>
          <w:rFonts w:ascii="Aptos" w:hAnsi="Aptos" w:eastAsia="Aptos" w:cs="Aptos"/>
          <w:color w:val="000000" w:themeColor="text1"/>
          <w:sz w:val="22"/>
          <w:szCs w:val="22"/>
        </w:rPr>
        <w:t xml:space="preserve"> </w:t>
      </w:r>
      <w:r w:rsidRPr="7B6F8900" w:rsidR="04671D01">
        <w:rPr>
          <w:rFonts w:ascii="Aptos" w:hAnsi="Aptos" w:eastAsia="Aptos" w:cs="Aptos"/>
          <w:color w:val="000000" w:themeColor="text1"/>
          <w:sz w:val="22"/>
          <w:szCs w:val="22"/>
        </w:rPr>
        <w:t>/ primatai + visų trijų nuotraukos</w:t>
      </w:r>
      <w:r w:rsidRPr="7B6F8900" w:rsidR="687D390A">
        <w:rPr>
          <w:rFonts w:ascii="Aptos" w:hAnsi="Aptos" w:eastAsia="Aptos" w:cs="Aptos"/>
          <w:color w:val="000000" w:themeColor="text1"/>
          <w:sz w:val="22"/>
          <w:szCs w:val="22"/>
        </w:rPr>
        <w:t xml:space="preserve"> </w:t>
      </w:r>
    </w:p>
    <w:p w:rsidR="7B6F8900" w:rsidP="7B6F8900" w:rsidRDefault="7B6F8900" w14:paraId="54A7A241" w14:textId="04607EB4">
      <w:pPr>
        <w:shd w:val="clear" w:color="auto" w:fill="FFFFFF" w:themeFill="background1"/>
        <w:spacing w:after="0"/>
      </w:pPr>
    </w:p>
    <w:p w:rsidR="5669E240" w:rsidP="7B6F8900" w:rsidRDefault="5669E240" w14:paraId="39311B4D" w14:textId="09CBDBE3">
      <w:pPr>
        <w:shd w:val="clear" w:color="auto" w:fill="FFFFFF" w:themeFill="background1"/>
        <w:spacing w:after="0"/>
      </w:pPr>
      <w:r w:rsidRPr="7B6F8900">
        <w:rPr>
          <w:rFonts w:ascii="Aptos" w:hAnsi="Aptos" w:eastAsia="Aptos" w:cs="Aptos"/>
          <w:color w:val="000000" w:themeColor="text1"/>
          <w:sz w:val="22"/>
          <w:szCs w:val="22"/>
        </w:rPr>
        <w:t>klausimas apie Valdą Adamkų 100 m? David Attenborough 100 metų?</w:t>
      </w:r>
      <w:r w:rsidRPr="7B6F8900" w:rsidR="17A2D496">
        <w:rPr>
          <w:rFonts w:ascii="Aptos" w:hAnsi="Aptos" w:eastAsia="Aptos" w:cs="Aptos"/>
          <w:color w:val="000000" w:themeColor="text1"/>
          <w:sz w:val="22"/>
          <w:szCs w:val="22"/>
        </w:rPr>
        <w:t xml:space="preserve"> - </w:t>
      </w:r>
    </w:p>
    <w:p w:rsidR="7B6F8900" w:rsidP="7B6F8900" w:rsidRDefault="7B6F8900" w14:paraId="00882215" w14:textId="6C6824B1">
      <w:pPr>
        <w:shd w:val="clear" w:color="auto" w:fill="FFFFFF" w:themeFill="background1"/>
        <w:spacing w:after="0"/>
      </w:pPr>
    </w:p>
    <w:p w:rsidR="77987D92" w:rsidP="7B6F8900" w:rsidRDefault="77987D92" w14:paraId="481AD8E5" w14:textId="10C10AF6">
      <w:pPr>
        <w:shd w:val="clear" w:color="auto" w:fill="FFFFFF" w:themeFill="background1"/>
        <w:spacing w:after="0"/>
      </w:pPr>
      <w:r w:rsidRPr="7B6F8900">
        <w:rPr>
          <w:rFonts w:ascii="Aptos" w:hAnsi="Aptos" w:eastAsia="Aptos" w:cs="Aptos"/>
          <w:color w:val="000000" w:themeColor="text1"/>
          <w:sz w:val="22"/>
          <w:szCs w:val="22"/>
        </w:rPr>
        <w:t>Užuominos: pirma</w:t>
      </w:r>
      <w:r w:rsidRPr="7B6F8900" w:rsidR="7AC1C6A2">
        <w:rPr>
          <w:rFonts w:ascii="Aptos" w:hAnsi="Aptos" w:eastAsia="Aptos" w:cs="Aptos"/>
          <w:color w:val="000000" w:themeColor="text1"/>
          <w:sz w:val="22"/>
          <w:szCs w:val="22"/>
        </w:rPr>
        <w:t xml:space="preserve"> sunkiausia</w:t>
      </w:r>
      <w:r w:rsidRPr="7B6F8900">
        <w:rPr>
          <w:rFonts w:ascii="Aptos" w:hAnsi="Aptos" w:eastAsia="Aptos" w:cs="Aptos"/>
          <w:color w:val="000000" w:themeColor="text1"/>
          <w:sz w:val="22"/>
          <w:szCs w:val="22"/>
        </w:rPr>
        <w:t>, antra</w:t>
      </w:r>
      <w:r w:rsidRPr="7B6F8900" w:rsidR="280885E9">
        <w:rPr>
          <w:rFonts w:ascii="Aptos" w:hAnsi="Aptos" w:eastAsia="Aptos" w:cs="Aptos"/>
          <w:color w:val="000000" w:themeColor="text1"/>
          <w:sz w:val="22"/>
          <w:szCs w:val="22"/>
        </w:rPr>
        <w:t xml:space="preserve"> lengvesnė...</w:t>
      </w:r>
      <w:r w:rsidRPr="7B6F8900">
        <w:rPr>
          <w:rFonts w:ascii="Aptos" w:hAnsi="Aptos" w:eastAsia="Aptos" w:cs="Aptos"/>
          <w:color w:val="000000" w:themeColor="text1"/>
          <w:sz w:val="22"/>
          <w:szCs w:val="22"/>
        </w:rPr>
        <w:t xml:space="preserve">  </w:t>
      </w:r>
      <w:r w:rsidRPr="7B6F8900" w:rsidR="5669E240">
        <w:rPr>
          <w:rFonts w:ascii="Aptos" w:hAnsi="Aptos" w:eastAsia="Aptos" w:cs="Aptos"/>
          <w:color w:val="000000" w:themeColor="text1"/>
          <w:sz w:val="22"/>
          <w:szCs w:val="22"/>
        </w:rPr>
        <w:t>klausimas apie Jonines?</w:t>
      </w:r>
      <w:r w:rsidRPr="7B6F8900" w:rsidR="3D241AFA">
        <w:rPr>
          <w:rFonts w:ascii="Aptos" w:hAnsi="Aptos" w:eastAsia="Aptos" w:cs="Aptos"/>
          <w:color w:val="000000" w:themeColor="text1"/>
          <w:sz w:val="22"/>
          <w:szCs w:val="22"/>
        </w:rPr>
        <w:t xml:space="preserve"> Kokią šventę švęsime Tarybos išvakarėse? Šokimas per laužą</w:t>
      </w:r>
      <w:r w:rsidRPr="7B6F8900" w:rsidR="40878720">
        <w:rPr>
          <w:rFonts w:ascii="Aptos" w:hAnsi="Aptos" w:eastAsia="Aptos" w:cs="Aptos"/>
          <w:color w:val="000000" w:themeColor="text1"/>
          <w:sz w:val="22"/>
          <w:szCs w:val="22"/>
        </w:rPr>
        <w:t>, paparčio žiedo ieškojimas.</w:t>
      </w:r>
      <w:r w:rsidRPr="7B6F8900" w:rsidR="6474637E">
        <w:rPr>
          <w:rFonts w:ascii="Aptos" w:hAnsi="Aptos" w:eastAsia="Aptos" w:cs="Aptos"/>
          <w:color w:val="000000" w:themeColor="text1"/>
          <w:sz w:val="22"/>
          <w:szCs w:val="22"/>
        </w:rPr>
        <w:t xml:space="preserve"> </w:t>
      </w:r>
      <w:r w:rsidRPr="7B6F8900" w:rsidR="4A1233E7">
        <w:rPr>
          <w:rFonts w:ascii="Aptos" w:hAnsi="Aptos" w:eastAsia="Aptos" w:cs="Aptos"/>
          <w:color w:val="000000" w:themeColor="text1"/>
          <w:sz w:val="22"/>
          <w:szCs w:val="22"/>
        </w:rPr>
        <w:t>Atsakymas: Midsummer</w:t>
      </w:r>
      <w:r w:rsidRPr="7B6F8900" w:rsidR="72C2C940">
        <w:rPr>
          <w:rFonts w:ascii="Aptos" w:hAnsi="Aptos" w:eastAsia="Aptos" w:cs="Aptos"/>
          <w:color w:val="000000" w:themeColor="text1"/>
          <w:sz w:val="22"/>
          <w:szCs w:val="22"/>
        </w:rPr>
        <w:t xml:space="preserve"> (St John’s)</w:t>
      </w:r>
    </w:p>
    <w:p w:rsidR="7B6F8900" w:rsidP="7B6F8900" w:rsidRDefault="7B6F8900" w14:paraId="2E5698FD" w14:textId="7720D118">
      <w:pPr>
        <w:shd w:val="clear" w:color="auto" w:fill="FFFFFF" w:themeFill="background1"/>
        <w:spacing w:after="0"/>
      </w:pPr>
    </w:p>
    <w:p w:rsidR="5669E240" w:rsidP="7B6F8900" w:rsidRDefault="5669E240" w14:paraId="775C83F1" w14:textId="4AFD0B16">
      <w:pPr>
        <w:shd w:val="clear" w:color="auto" w:fill="FFFFFF" w:themeFill="background1"/>
        <w:spacing w:after="0"/>
      </w:pPr>
      <w:r w:rsidRPr="7B6F8900">
        <w:rPr>
          <w:rFonts w:ascii="Aptos" w:hAnsi="Aptos" w:eastAsia="Aptos" w:cs="Aptos"/>
          <w:color w:val="000000" w:themeColor="text1"/>
          <w:sz w:val="22"/>
          <w:szCs w:val="22"/>
        </w:rPr>
        <w:t>kažkoks klausimas apie Napoleoną/šv onos bažnyčią</w:t>
      </w:r>
      <w:r w:rsidRPr="7B6F8900" w:rsidR="401E3D31">
        <w:rPr>
          <w:rFonts w:ascii="Aptos" w:hAnsi="Aptos" w:eastAsia="Aptos" w:cs="Aptos"/>
          <w:color w:val="000000" w:themeColor="text1"/>
          <w:sz w:val="22"/>
          <w:szCs w:val="22"/>
        </w:rPr>
        <w:t>/paryžius -- maskva/bonaparte</w:t>
      </w:r>
      <w:r w:rsidRPr="7B6F8900" w:rsidR="46FA0D4E">
        <w:rPr>
          <w:rFonts w:ascii="Aptos" w:hAnsi="Aptos" w:eastAsia="Aptos" w:cs="Aptos"/>
          <w:color w:val="000000" w:themeColor="text1"/>
          <w:sz w:val="22"/>
          <w:szCs w:val="22"/>
        </w:rPr>
        <w:t>/šv elenos</w:t>
      </w:r>
      <w:r w:rsidRPr="7B6F8900" w:rsidR="3BA1572A">
        <w:rPr>
          <w:rFonts w:ascii="Aptos" w:hAnsi="Aptos" w:eastAsia="Aptos" w:cs="Aptos"/>
          <w:color w:val="000000" w:themeColor="text1"/>
          <w:sz w:val="22"/>
          <w:szCs w:val="22"/>
        </w:rPr>
        <w:t xml:space="preserve"> - </w:t>
      </w:r>
      <w:r w:rsidRPr="7B6F8900" w:rsidR="70F417C1">
        <w:rPr>
          <w:rFonts w:ascii="Aptos" w:hAnsi="Aptos" w:eastAsia="Aptos" w:cs="Aptos"/>
          <w:color w:val="000000" w:themeColor="text1"/>
          <w:sz w:val="22"/>
          <w:szCs w:val="22"/>
        </w:rPr>
        <w:t>Atsakymas: Napoleonas</w:t>
      </w:r>
    </w:p>
    <w:p w:rsidR="7B6F8900" w:rsidP="7B6F8900" w:rsidRDefault="7B6F8900" w14:paraId="3681377D" w14:textId="1DEA995B">
      <w:pPr>
        <w:shd w:val="clear" w:color="auto" w:fill="FFFFFF" w:themeFill="background1"/>
        <w:spacing w:after="0"/>
      </w:pPr>
    </w:p>
    <w:p w:rsidR="5669E240" w:rsidP="7B6F8900" w:rsidRDefault="5669E240" w14:paraId="51C51A18" w14:textId="65C3E614">
      <w:pPr>
        <w:shd w:val="clear" w:color="auto" w:fill="FFFFFF" w:themeFill="background1"/>
        <w:spacing w:after="0"/>
      </w:pPr>
      <w:r w:rsidRPr="7B6F8900">
        <w:rPr>
          <w:rFonts w:ascii="Aptos" w:hAnsi="Aptos" w:eastAsia="Aptos" w:cs="Aptos"/>
          <w:color w:val="000000" w:themeColor="text1"/>
          <w:sz w:val="22"/>
          <w:szCs w:val="22"/>
        </w:rPr>
        <w:t>apie Vytį?</w:t>
      </w:r>
      <w:r w:rsidRPr="7B6F8900" w:rsidR="6EBC97AC">
        <w:rPr>
          <w:rFonts w:ascii="Aptos" w:hAnsi="Aptos" w:eastAsia="Aptos" w:cs="Aptos"/>
          <w:color w:val="000000" w:themeColor="text1"/>
          <w:sz w:val="22"/>
          <w:szCs w:val="22"/>
        </w:rPr>
        <w:t xml:space="preserve"> - </w:t>
      </w:r>
    </w:p>
    <w:p w:rsidR="7B6F8900" w:rsidP="7B6F8900" w:rsidRDefault="7B6F8900" w14:paraId="2B590F94" w14:textId="0BDD781C">
      <w:pPr>
        <w:shd w:val="clear" w:color="auto" w:fill="FFFFFF" w:themeFill="background1"/>
        <w:spacing w:after="0"/>
      </w:pPr>
    </w:p>
    <w:p w:rsidR="5669E240" w:rsidP="7B6F8900" w:rsidRDefault="5669E240" w14:paraId="4FE20D46" w14:textId="04A19DF3">
      <w:pPr>
        <w:shd w:val="clear" w:color="auto" w:fill="FFFFFF" w:themeFill="background1"/>
        <w:spacing w:after="0"/>
      </w:pPr>
      <w:r w:rsidRPr="7B6F8900">
        <w:rPr>
          <w:rFonts w:ascii="Aptos" w:hAnsi="Aptos" w:eastAsia="Aptos" w:cs="Aptos"/>
          <w:color w:val="000000" w:themeColor="text1"/>
          <w:sz w:val="22"/>
          <w:szCs w:val="22"/>
        </w:rPr>
        <w:t>Apie Pacų ir Paci giminės Italijoje ryšį? Apie Boną Sforzą?</w:t>
      </w:r>
    </w:p>
    <w:p w:rsidR="7B6F8900" w:rsidP="7B6F8900" w:rsidRDefault="7B6F8900" w14:paraId="6A2D39EB" w14:textId="5FE954E0">
      <w:pPr>
        <w:shd w:val="clear" w:color="auto" w:fill="FFFFFF" w:themeFill="background1"/>
        <w:spacing w:after="0"/>
      </w:pPr>
    </w:p>
    <w:p w:rsidR="5669E240" w:rsidP="7B6F8900" w:rsidRDefault="5669E240" w14:paraId="2EA82D45" w14:textId="0AB4A9F4">
      <w:pPr>
        <w:shd w:val="clear" w:color="auto" w:fill="FFFFFF" w:themeFill="background1"/>
        <w:spacing w:after="0"/>
      </w:pPr>
      <w:r w:rsidRPr="7B6F8900">
        <w:rPr>
          <w:rFonts w:ascii="Aptos" w:hAnsi="Aptos" w:eastAsia="Aptos" w:cs="Aptos"/>
          <w:color w:val="000000" w:themeColor="text1"/>
          <w:sz w:val="22"/>
          <w:szCs w:val="22"/>
        </w:rPr>
        <w:t>Apie Mikalojų Kristupą Radvilą Našlaitėlį, jo kelionę į Jeruzalę, knygą bestselerį ir per bortą išmestas mumijas</w:t>
      </w:r>
      <w:r w:rsidRPr="7B6F8900" w:rsidR="684A34EF">
        <w:rPr>
          <w:rFonts w:ascii="Aptos" w:hAnsi="Aptos" w:eastAsia="Aptos" w:cs="Aptos"/>
          <w:color w:val="000000" w:themeColor="text1"/>
          <w:sz w:val="22"/>
          <w:szCs w:val="22"/>
        </w:rPr>
        <w:t xml:space="preserve"> </w:t>
      </w:r>
    </w:p>
    <w:p w:rsidR="7B6F8900" w:rsidP="7B6F8900" w:rsidRDefault="7B6F8900" w14:paraId="220AB552" w14:textId="3DDA8906">
      <w:pPr>
        <w:shd w:val="clear" w:color="auto" w:fill="FFFFFF" w:themeFill="background1"/>
        <w:spacing w:after="0"/>
      </w:pPr>
    </w:p>
    <w:p w:rsidR="5669E240" w:rsidP="7B6F8900" w:rsidRDefault="5669E240" w14:paraId="6E9CF886" w14:textId="056F9A6C">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kažkas apie bebrus? 😄 (apie tikruosius bebrus ir apie jų milžiniškus skaičius LT</w:t>
      </w:r>
      <w:r w:rsidRPr="7B6F8900" w:rsidR="3226CF2A">
        <w:rPr>
          <w:rFonts w:ascii="Aptos" w:hAnsi="Aptos" w:eastAsia="Aptos" w:cs="Aptos"/>
          <w:color w:val="000000" w:themeColor="text1"/>
          <w:sz w:val="22"/>
          <w:szCs w:val="22"/>
        </w:rPr>
        <w:t xml:space="preserve"> populiacija</w:t>
      </w:r>
      <w:r w:rsidRPr="7B6F8900">
        <w:rPr>
          <w:rFonts w:ascii="Aptos" w:hAnsi="Aptos" w:eastAsia="Aptos" w:cs="Aptos"/>
          <w:color w:val="000000" w:themeColor="text1"/>
          <w:sz w:val="22"/>
          <w:szCs w:val="22"/>
        </w:rPr>
        <w:t>)</w:t>
      </w:r>
      <w:r w:rsidRPr="7B6F8900" w:rsidR="585FE256">
        <w:rPr>
          <w:rFonts w:ascii="Aptos" w:hAnsi="Aptos" w:eastAsia="Aptos" w:cs="Aptos"/>
          <w:color w:val="000000" w:themeColor="text1"/>
          <w:sz w:val="22"/>
          <w:szCs w:val="22"/>
        </w:rPr>
        <w:t xml:space="preserve"> ecosystem engineers </w:t>
      </w:r>
      <w:r w:rsidRPr="7B6F8900" w:rsidR="44C4C469">
        <w:rPr>
          <w:rFonts w:ascii="Aptos" w:hAnsi="Aptos" w:eastAsia="Aptos" w:cs="Aptos"/>
          <w:color w:val="000000" w:themeColor="text1"/>
          <w:sz w:val="22"/>
          <w:szCs w:val="22"/>
        </w:rPr>
        <w:t xml:space="preserve">/ wetlands / </w:t>
      </w:r>
      <w:r w:rsidRPr="7B6F8900" w:rsidR="757CDEC4">
        <w:rPr>
          <w:rFonts w:ascii="Aptos" w:hAnsi="Aptos" w:eastAsia="Aptos" w:cs="Aptos"/>
          <w:color w:val="000000" w:themeColor="text1"/>
          <w:sz w:val="22"/>
          <w:szCs w:val="22"/>
        </w:rPr>
        <w:t xml:space="preserve">vermeer bebro uodegos kepurė / ... </w:t>
      </w:r>
      <w:r w:rsidRPr="7B6F8900" w:rsidR="7BCC95B6">
        <w:rPr>
          <w:rFonts w:ascii="Aptos" w:hAnsi="Aptos" w:eastAsia="Aptos" w:cs="Aptos"/>
          <w:color w:val="000000" w:themeColor="text1"/>
          <w:sz w:val="22"/>
          <w:szCs w:val="22"/>
        </w:rPr>
        <w:t>Atsakymas: bebras</w:t>
      </w:r>
    </w:p>
    <w:p w:rsidR="7B6F8900" w:rsidP="7B6F8900" w:rsidRDefault="7B6F8900" w14:paraId="70C3B424" w14:textId="324862BF">
      <w:pPr>
        <w:shd w:val="clear" w:color="auto" w:fill="FFFFFF" w:themeFill="background1"/>
        <w:spacing w:after="0"/>
        <w:rPr>
          <w:rFonts w:ascii="Aptos" w:hAnsi="Aptos" w:eastAsia="Aptos" w:cs="Aptos"/>
          <w:color w:val="000000" w:themeColor="text1"/>
          <w:sz w:val="22"/>
          <w:szCs w:val="22"/>
        </w:rPr>
      </w:pPr>
    </w:p>
    <w:p w:rsidR="44C4C469" w:rsidP="7B6F8900" w:rsidRDefault="44C4C469" w14:paraId="5E2EB86E" w14:textId="4179A185">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Apie meškas --- slovėnai siūlė dovanoti, nebegali pereiti</w:t>
      </w:r>
      <w:r w:rsidRPr="7B6F8900" w:rsidR="2DE878F3">
        <w:rPr>
          <w:rFonts w:ascii="Aptos" w:hAnsi="Aptos" w:eastAsia="Aptos" w:cs="Aptos"/>
          <w:color w:val="000000" w:themeColor="text1"/>
          <w:sz w:val="22"/>
          <w:szCs w:val="22"/>
        </w:rPr>
        <w:t xml:space="preserve"> </w:t>
      </w:r>
    </w:p>
    <w:p w:rsidR="7B6F8900" w:rsidP="7B6F8900" w:rsidRDefault="7B6F8900" w14:paraId="1AA3A116" w14:textId="4DFB6E1B">
      <w:pPr>
        <w:shd w:val="clear" w:color="auto" w:fill="FFFFFF" w:themeFill="background1"/>
        <w:spacing w:after="0"/>
      </w:pPr>
    </w:p>
    <w:p w:rsidR="5669E240" w:rsidP="7B6F8900" w:rsidRDefault="5669E240" w14:paraId="7C3E40DB" w14:textId="3E59E81B">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klausimas apie Čiurlionį?</w:t>
      </w:r>
      <w:r w:rsidRPr="7B6F8900" w:rsidR="65258CFD">
        <w:rPr>
          <w:rFonts w:ascii="Aptos" w:hAnsi="Aptos" w:eastAsia="Aptos" w:cs="Aptos"/>
          <w:color w:val="000000" w:themeColor="text1"/>
          <w:sz w:val="22"/>
          <w:szCs w:val="22"/>
        </w:rPr>
        <w:t xml:space="preserve"> </w:t>
      </w:r>
      <w:r w:rsidRPr="7B6F8900" w:rsidR="33889139">
        <w:rPr>
          <w:rFonts w:ascii="Aptos" w:hAnsi="Aptos" w:eastAsia="Aptos" w:cs="Aptos"/>
          <w:color w:val="000000" w:themeColor="text1"/>
          <w:sz w:val="22"/>
          <w:szCs w:val="22"/>
        </w:rPr>
        <w:t>/// sąsaja su vandenynų aktu, jūra, muzikinis klausimas, pagalvoti kitas dainas/kūrinius</w:t>
      </w:r>
    </w:p>
    <w:p w:rsidR="7B6F8900" w:rsidP="7B6F8900" w:rsidRDefault="7B6F8900" w14:paraId="6C327858" w14:textId="0D62D7CC">
      <w:pPr>
        <w:shd w:val="clear" w:color="auto" w:fill="FFFFFF" w:themeFill="background1"/>
        <w:spacing w:after="0"/>
      </w:pPr>
    </w:p>
    <w:p w:rsidR="5669E240" w:rsidP="7B6F8900" w:rsidRDefault="5669E240" w14:paraId="34E3DE39" w14:textId="7D350A2A">
      <w:pPr>
        <w:shd w:val="clear" w:color="auto" w:fill="FFFFFF" w:themeFill="background1"/>
        <w:spacing w:after="0"/>
      </w:pPr>
      <w:r w:rsidRPr="7B6F8900">
        <w:rPr>
          <w:rFonts w:ascii="Aptos" w:hAnsi="Aptos" w:eastAsia="Aptos" w:cs="Aptos"/>
          <w:color w:val="000000" w:themeColor="text1"/>
          <w:sz w:val="22"/>
          <w:szCs w:val="22"/>
        </w:rPr>
        <w:t>apie vokiečių gatvę? (viena seniausių Vilniaus gatvių, žymi jų senąjį kvartalą, sugriauta per IIPK, populiari miesto arterija) su vokiečių gatvės lentelės nuotrauka / hint'as, kad ši tauta turi ypatingai daug skirtingų pavadinimų skirtingose kalbose</w:t>
      </w:r>
      <w:r w:rsidRPr="7B6F8900" w:rsidR="4C019E98">
        <w:rPr>
          <w:rFonts w:ascii="Aptos" w:hAnsi="Aptos" w:eastAsia="Aptos" w:cs="Aptos"/>
          <w:color w:val="000000" w:themeColor="text1"/>
          <w:sz w:val="22"/>
          <w:szCs w:val="22"/>
        </w:rPr>
        <w:t xml:space="preserve">  /// maybe</w:t>
      </w:r>
    </w:p>
    <w:p w:rsidR="7B6F8900" w:rsidP="7B6F8900" w:rsidRDefault="7B6F8900" w14:paraId="6B71629C" w14:textId="2865A8B2">
      <w:pPr>
        <w:shd w:val="clear" w:color="auto" w:fill="FFFFFF" w:themeFill="background1"/>
        <w:spacing w:after="0"/>
      </w:pPr>
    </w:p>
    <w:p w:rsidR="5669E240" w:rsidP="7B6F8900" w:rsidRDefault="5669E240" w14:paraId="11C434C9" w14:textId="0F014778">
      <w:pPr>
        <w:shd w:val="clear" w:color="auto" w:fill="FFFFFF" w:themeFill="background1"/>
        <w:spacing w:after="0"/>
      </w:pPr>
      <w:r w:rsidRPr="7B6F8900">
        <w:rPr>
          <w:rFonts w:ascii="Aptos" w:hAnsi="Aptos" w:eastAsia="Aptos" w:cs="Aptos"/>
          <w:color w:val="000000" w:themeColor="text1"/>
          <w:sz w:val="22"/>
          <w:szCs w:val="22"/>
        </w:rPr>
        <w:t xml:space="preserve">apie Kauno modernizmą? apie Vilniaus baroką? </w:t>
      </w:r>
      <w:r w:rsidRPr="7B6F8900" w:rsidR="2ED7FCD1">
        <w:rPr>
          <w:rFonts w:ascii="Aptos" w:hAnsi="Aptos" w:eastAsia="Aptos" w:cs="Aptos"/>
          <w:color w:val="000000" w:themeColor="text1"/>
          <w:sz w:val="22"/>
          <w:szCs w:val="22"/>
        </w:rPr>
        <w:t xml:space="preserve"> </w:t>
      </w:r>
    </w:p>
    <w:p w:rsidR="7B6F8900" w:rsidP="7B6F8900" w:rsidRDefault="7B6F8900" w14:paraId="2E074B8D" w14:textId="4E0E2AEB">
      <w:pPr>
        <w:shd w:val="clear" w:color="auto" w:fill="FFFFFF" w:themeFill="background1"/>
        <w:spacing w:after="0"/>
      </w:pPr>
    </w:p>
    <w:p w:rsidR="5669E240" w:rsidP="7B6F8900" w:rsidRDefault="5669E240" w14:paraId="2CDBEA21" w14:textId="02DF2DA1">
      <w:pPr>
        <w:shd w:val="clear" w:color="auto" w:fill="FFFFFF" w:themeFill="background1"/>
        <w:spacing w:after="0"/>
        <w:rPr>
          <w:rFonts w:ascii="Aptos" w:hAnsi="Aptos" w:eastAsia="Aptos" w:cs="Aptos"/>
          <w:color w:val="000000" w:themeColor="text1"/>
          <w:sz w:val="22"/>
          <w:szCs w:val="22"/>
        </w:rPr>
      </w:pPr>
      <w:r w:rsidRPr="7B6F8900">
        <w:rPr>
          <w:rFonts w:ascii="Aptos" w:hAnsi="Aptos" w:eastAsia="Aptos" w:cs="Aptos"/>
          <w:color w:val="000000" w:themeColor="text1"/>
          <w:sz w:val="22"/>
          <w:szCs w:val="22"/>
        </w:rPr>
        <w:t>kažkoks klausimas apie futbolą</w:t>
      </w:r>
      <w:r w:rsidRPr="7B6F8900" w:rsidR="7E6AECD0">
        <w:rPr>
          <w:rFonts w:ascii="Aptos" w:hAnsi="Aptos" w:eastAsia="Aptos" w:cs="Aptos"/>
          <w:color w:val="000000" w:themeColor="text1"/>
          <w:sz w:val="22"/>
          <w:szCs w:val="22"/>
        </w:rPr>
        <w:t xml:space="preserve"> </w:t>
      </w:r>
      <w:r w:rsidRPr="7B6F8900" w:rsidR="5D06AD1E">
        <w:rPr>
          <w:rFonts w:ascii="Aptos" w:hAnsi="Aptos" w:eastAsia="Aptos" w:cs="Aptos"/>
          <w:color w:val="000000" w:themeColor="text1"/>
          <w:sz w:val="22"/>
          <w:szCs w:val="22"/>
        </w:rPr>
        <w:t xml:space="preserve">-- prancūzų futbolininkas /// VN nelaimėjusios pasaulio čempionato / </w:t>
      </w:r>
      <w:r w:rsidRPr="7B6F8900" w:rsidR="4A7B96B3">
        <w:rPr>
          <w:rFonts w:ascii="Aptos" w:hAnsi="Aptos" w:eastAsia="Aptos" w:cs="Aptos"/>
          <w:color w:val="000000" w:themeColor="text1"/>
          <w:sz w:val="22"/>
          <w:szCs w:val="22"/>
        </w:rPr>
        <w:t>....</w:t>
      </w:r>
    </w:p>
    <w:p w:rsidR="7B6F8900" w:rsidP="7B6F8900" w:rsidRDefault="7B6F8900" w14:paraId="75B67D52" w14:textId="2226F051">
      <w:pPr>
        <w:shd w:val="clear" w:color="auto" w:fill="FFFFFF" w:themeFill="background1"/>
        <w:spacing w:after="0"/>
        <w:rPr>
          <w:rFonts w:ascii="Aptos" w:hAnsi="Aptos" w:eastAsia="Aptos" w:cs="Aptos"/>
          <w:color w:val="000000" w:themeColor="text1"/>
          <w:sz w:val="22"/>
          <w:szCs w:val="22"/>
        </w:rPr>
      </w:pPr>
    </w:p>
    <w:p w:rsidR="7B6F8900" w:rsidP="7B6F8900" w:rsidRDefault="7B6F8900" w14:paraId="1F55362C" w14:textId="617E0D0B">
      <w:pPr>
        <w:shd w:val="clear" w:color="auto" w:fill="FFFFFF" w:themeFill="background1"/>
        <w:spacing w:after="0"/>
      </w:pPr>
    </w:p>
    <w:p w:rsidR="7B6F8900" w:rsidP="7B6F8900" w:rsidRDefault="7B6F8900" w14:paraId="7914BE99" w14:textId="5948C986">
      <w:pPr>
        <w:shd w:val="clear" w:color="auto" w:fill="FFFFFF" w:themeFill="background1"/>
        <w:spacing w:after="0"/>
      </w:pPr>
    </w:p>
    <w:p w:rsidR="7B6F8900" w:rsidP="7B6F8900" w:rsidRDefault="7B6F8900" w14:paraId="76CA192B" w14:textId="6CF97B13">
      <w:pPr>
        <w:shd w:val="clear" w:color="auto" w:fill="FFFFFF" w:themeFill="background1"/>
        <w:spacing w:after="0"/>
      </w:pPr>
    </w:p>
    <w:p w:rsidR="5669E240" w:rsidP="7B6F8900" w:rsidRDefault="5669E240" w14:paraId="4F08092B" w14:textId="33E54906">
      <w:pPr>
        <w:shd w:val="clear" w:color="auto" w:fill="FFFFFF" w:themeFill="background1"/>
        <w:spacing w:after="0"/>
      </w:pPr>
      <w:r w:rsidRPr="7B6F8900">
        <w:rPr>
          <w:rFonts w:ascii="Aptos" w:hAnsi="Aptos" w:eastAsia="Aptos" w:cs="Aptos"/>
          <w:color w:val="000000" w:themeColor="text1"/>
          <w:sz w:val="22"/>
          <w:szCs w:val="22"/>
        </w:rPr>
        <w:t>Priskyrimas į komandas - lapelių traukimas įeinant, ant jų LT upių/ežerų pavadinimai</w:t>
      </w:r>
    </w:p>
    <w:p w:rsidR="7B6F8900" w:rsidP="7B6F8900" w:rsidRDefault="7B6F8900" w14:paraId="6D1ABAFA" w14:textId="23A2C294">
      <w:pPr>
        <w:shd w:val="clear" w:color="auto" w:fill="FFFFFF" w:themeFill="background1"/>
        <w:spacing w:after="0"/>
      </w:pPr>
    </w:p>
    <w:p w:rsidR="5669E240" w:rsidP="7B6F8900" w:rsidRDefault="5669E240" w14:paraId="7AD61CBE" w14:textId="66696AA7">
      <w:pPr>
        <w:shd w:val="clear" w:color="auto" w:fill="FFFFFF" w:themeFill="background1"/>
        <w:spacing w:after="120"/>
        <w:jc w:val="both"/>
      </w:pPr>
      <w:r w:rsidRPr="7B6F8900">
        <w:rPr>
          <w:rFonts w:ascii="Aptos" w:hAnsi="Aptos" w:eastAsia="Aptos" w:cs="Aptos"/>
          <w:b/>
          <w:bCs/>
          <w:color w:val="000000" w:themeColor="text1"/>
          <w:sz w:val="22"/>
          <w:szCs w:val="22"/>
        </w:rPr>
        <w:t xml:space="preserve">1. </w:t>
      </w:r>
    </w:p>
    <w:p w:rsidR="5669E240" w:rsidP="7B6F8900" w:rsidRDefault="5669E240" w14:paraId="4EE07E56" w14:textId="3E357808">
      <w:pPr>
        <w:shd w:val="clear" w:color="auto" w:fill="FFFFFF" w:themeFill="background1"/>
        <w:spacing w:after="120"/>
        <w:jc w:val="both"/>
      </w:pPr>
      <w:r w:rsidRPr="7B6F8900">
        <w:rPr>
          <w:rFonts w:ascii="Aptos" w:hAnsi="Aptos" w:eastAsia="Aptos" w:cs="Aptos"/>
          <w:b/>
          <w:bCs/>
          <w:color w:val="000000" w:themeColor="text1"/>
          <w:sz w:val="22"/>
          <w:szCs w:val="22"/>
        </w:rPr>
        <w:t>Apie kokį tarptautinį įvykį/reiškinį kalba filosofas Gintautas Mažeikis?</w:t>
      </w:r>
    </w:p>
    <w:p w:rsidR="5669E240" w:rsidP="7B6F8900" w:rsidRDefault="5669E240" w14:paraId="17287C58" w14:textId="271086F7">
      <w:pPr>
        <w:shd w:val="clear" w:color="auto" w:fill="FFFFFF" w:themeFill="background1"/>
        <w:spacing w:after="120"/>
        <w:jc w:val="both"/>
      </w:pPr>
      <w:r w:rsidRPr="7B6F8900">
        <w:rPr>
          <w:rFonts w:ascii="Aptos" w:hAnsi="Aptos" w:eastAsia="Aptos" w:cs="Aptos"/>
          <w:color w:val="000000" w:themeColor="text1"/>
          <w:sz w:val="22"/>
          <w:szCs w:val="22"/>
        </w:rPr>
        <w:t>„_______ dedamosios gerai atspindi šiuolaikinės sąmonės kompleksiškumą. Populiarumą lemia: a) pigi viešoji politika, su minimalia užkulisinės kultūrinės diplomatijos įtaka. Komisijų balsus iš dalies nusveria viešosios geopolitinės nuotaikos. Koks turėtų būti kvailai saldus noras dalintis antausiais – nepastebėti vienai šaliai kitos; b) susiduria populizmas, inercijos ir propaganda ir jie yra skirtingos tendencijos.“</w:t>
      </w:r>
    </w:p>
    <w:p w:rsidR="5669E240" w:rsidP="7B6F8900" w:rsidRDefault="5669E240" w14:paraId="6BE2CD6A" w14:textId="04011814">
      <w:pPr>
        <w:shd w:val="clear" w:color="auto" w:fill="FFFFFF" w:themeFill="background1"/>
        <w:spacing w:after="120"/>
        <w:jc w:val="both"/>
      </w:pPr>
      <w:r w:rsidRPr="7B6F8900">
        <w:rPr>
          <w:rFonts w:ascii="Aptos" w:hAnsi="Aptos" w:eastAsia="Aptos" w:cs="Aptos"/>
          <w:b/>
          <w:bCs/>
          <w:color w:val="000000" w:themeColor="text1"/>
          <w:sz w:val="22"/>
          <w:szCs w:val="22"/>
          <w:u w:val="single"/>
        </w:rPr>
        <w:t>ATSAKYMAS: Eurovizijos dainų konkursas</w:t>
      </w:r>
    </w:p>
    <w:p w:rsidR="7B6F8900" w:rsidP="7B6F8900" w:rsidRDefault="7B6F8900" w14:paraId="7AA78AD8" w14:textId="017FE90C">
      <w:pPr>
        <w:shd w:val="clear" w:color="auto" w:fill="FFFFFF" w:themeFill="background1"/>
        <w:spacing w:after="0"/>
      </w:pPr>
    </w:p>
    <w:p w:rsidR="5669E240" w:rsidP="7B6F8900" w:rsidRDefault="5669E240" w14:paraId="5D3D2A57" w14:textId="4ADCEC23">
      <w:pPr>
        <w:shd w:val="clear" w:color="auto" w:fill="FFFFFF" w:themeFill="background1"/>
        <w:spacing w:after="120"/>
        <w:jc w:val="both"/>
      </w:pPr>
      <w:r w:rsidRPr="7B6F8900">
        <w:rPr>
          <w:rFonts w:ascii="Aptos" w:hAnsi="Aptos" w:eastAsia="Aptos" w:cs="Aptos"/>
          <w:b/>
          <w:bCs/>
          <w:color w:val="000000" w:themeColor="text1"/>
          <w:sz w:val="22"/>
          <w:szCs w:val="22"/>
        </w:rPr>
        <w:t xml:space="preserve">9. </w:t>
      </w:r>
    </w:p>
    <w:p w:rsidR="5669E240" w:rsidP="7B6F8900" w:rsidRDefault="5669E240" w14:paraId="1E320A14" w14:textId="11B990D2">
      <w:pPr>
        <w:shd w:val="clear" w:color="auto" w:fill="FFFFFF" w:themeFill="background1"/>
        <w:spacing w:after="120"/>
        <w:jc w:val="both"/>
      </w:pPr>
      <w:r w:rsidRPr="7B6F8900">
        <w:rPr>
          <w:rFonts w:ascii="Aptos" w:hAnsi="Aptos" w:eastAsia="Aptos" w:cs="Aptos"/>
          <w:color w:val="000000" w:themeColor="text1"/>
          <w:sz w:val="22"/>
          <w:szCs w:val="22"/>
        </w:rPr>
        <w:t>2013 m. sunkiojo roko grupė „Metallica“ pasiekė Gineso rekordą – surengusi koncertą Antarktidoje tapo pirmąja muzikos grupe, grojusia visuose 7 pasaulio žemynuose.</w:t>
      </w:r>
    </w:p>
    <w:p w:rsidR="5669E240" w:rsidP="7B6F8900" w:rsidRDefault="5669E240" w14:paraId="15C5DB04" w14:textId="210DAB65">
      <w:pPr>
        <w:shd w:val="clear" w:color="auto" w:fill="FFFFFF" w:themeFill="background1"/>
        <w:spacing w:after="120"/>
        <w:jc w:val="both"/>
      </w:pPr>
      <w:r w:rsidRPr="7B6F8900">
        <w:rPr>
          <w:rFonts w:ascii="Aptos" w:hAnsi="Aptos" w:eastAsia="Aptos" w:cs="Aptos"/>
          <w:color w:val="000000" w:themeColor="text1"/>
          <w:sz w:val="22"/>
          <w:szCs w:val="22"/>
        </w:rPr>
        <w:t xml:space="preserve">Antarktidos mokslinėje stotyje vykęs koncertas buvo neįprastas. Siekiant nenusižengti aplinkosaugos taisyklėms, koncerto metu panaudota 120 jų. </w:t>
      </w:r>
    </w:p>
    <w:p w:rsidR="5669E240" w:rsidP="7B6F8900" w:rsidRDefault="5669E240" w14:paraId="038BF18D" w14:textId="091C9A38">
      <w:pPr>
        <w:shd w:val="clear" w:color="auto" w:fill="FFFFFF" w:themeFill="background1"/>
        <w:spacing w:after="120"/>
        <w:jc w:val="both"/>
      </w:pPr>
      <w:r w:rsidRPr="7B6F8900">
        <w:rPr>
          <w:rFonts w:ascii="Aptos" w:hAnsi="Aptos" w:eastAsia="Aptos" w:cs="Aptos"/>
          <w:b/>
          <w:bCs/>
          <w:color w:val="000000" w:themeColor="text1"/>
          <w:sz w:val="22"/>
          <w:szCs w:val="22"/>
        </w:rPr>
        <w:t>Kas jos?</w:t>
      </w:r>
    </w:p>
    <w:p w:rsidR="5669E240" w:rsidP="7B6F8900" w:rsidRDefault="5669E240" w14:paraId="6B4C07AB" w14:textId="21AAC79C">
      <w:pPr>
        <w:shd w:val="clear" w:color="auto" w:fill="FFFFFF" w:themeFill="background1"/>
        <w:spacing w:after="120"/>
        <w:jc w:val="both"/>
      </w:pPr>
      <w:r w:rsidRPr="7B6F8900">
        <w:rPr>
          <w:rFonts w:ascii="Aptos" w:hAnsi="Aptos" w:eastAsia="Aptos" w:cs="Aptos"/>
          <w:b/>
          <w:bCs/>
          <w:color w:val="000000" w:themeColor="text1"/>
          <w:sz w:val="22"/>
          <w:szCs w:val="22"/>
          <w:u w:val="single"/>
        </w:rPr>
        <w:t>ATSAKYMAS: Ausinės</w:t>
      </w:r>
    </w:p>
    <w:p w:rsidR="5669E240" w:rsidP="7B6F8900" w:rsidRDefault="5669E240" w14:paraId="7381D5B7" w14:textId="32ED6F5B">
      <w:pPr>
        <w:shd w:val="clear" w:color="auto" w:fill="FFFFFF" w:themeFill="background1"/>
        <w:spacing w:after="120"/>
        <w:jc w:val="both"/>
      </w:pPr>
      <w:r w:rsidRPr="7B6F8900">
        <w:rPr>
          <w:rFonts w:ascii="Aptos" w:hAnsi="Aptos" w:eastAsia="Aptos" w:cs="Aptos"/>
          <w:i/>
          <w:iCs/>
          <w:color w:val="000000" w:themeColor="text1"/>
          <w:sz w:val="22"/>
          <w:szCs w:val="22"/>
        </w:rPr>
        <w:t>Siekiant nenusižengti tarptautiniam Antarktidos protokolui ir išsaugoti trapią vietinę aplinką, „Metallica“ grojo be garso stiprintuvų, muziką publikai transliuojant per ausines.</w:t>
      </w:r>
    </w:p>
    <w:p w:rsidR="7B6F8900" w:rsidP="7B6F8900" w:rsidRDefault="7B6F8900" w14:paraId="693701F7" w14:textId="4501750D">
      <w:pPr>
        <w:shd w:val="clear" w:color="auto" w:fill="FFFFFF" w:themeFill="background1"/>
        <w:spacing w:after="0"/>
      </w:pPr>
    </w:p>
    <w:p w:rsidR="5669E240" w:rsidP="7B6F8900" w:rsidRDefault="5669E240" w14:paraId="4EA67AAC" w14:textId="33B2EB81">
      <w:pPr>
        <w:shd w:val="clear" w:color="auto" w:fill="FFFFFF" w:themeFill="background1"/>
        <w:spacing w:after="120"/>
        <w:jc w:val="both"/>
      </w:pPr>
      <w:r w:rsidRPr="7B6F8900">
        <w:rPr>
          <w:rFonts w:ascii="Aptos" w:hAnsi="Aptos" w:eastAsia="Aptos" w:cs="Aptos"/>
          <w:b/>
          <w:bCs/>
          <w:color w:val="000000" w:themeColor="text1"/>
          <w:sz w:val="22"/>
          <w:szCs w:val="22"/>
        </w:rPr>
        <w:t>7. KLAUSIMAS APIE LT IŠLEISTĄ PAŠTO ŽENKLĄ - PARINKTI IŠ ŠIŲ/PRAEITŲ METŲ</w:t>
      </w:r>
    </w:p>
    <w:p w:rsidR="5669E240" w:rsidP="7B6F8900" w:rsidRDefault="5669E240" w14:paraId="33A88545" w14:textId="6F672B00">
      <w:pPr>
        <w:shd w:val="clear" w:color="auto" w:fill="FFFFFF" w:themeFill="background1"/>
        <w:spacing w:after="120"/>
        <w:jc w:val="both"/>
      </w:pPr>
      <w:r w:rsidRPr="7B6F8900">
        <w:rPr>
          <w:rFonts w:ascii="Aptos" w:hAnsi="Aptos" w:eastAsia="Aptos" w:cs="Aptos"/>
          <w:b/>
          <w:bCs/>
          <w:color w:val="000000" w:themeColor="text1"/>
          <w:sz w:val="22"/>
          <w:szCs w:val="22"/>
        </w:rPr>
        <w:t xml:space="preserve">Kokia proga Lietuvoje buvo išleistas paveikslėlyje matomas pašto ženklas? </w:t>
      </w:r>
    </w:p>
    <w:p w:rsidR="5669E240" w:rsidP="7B6F8900" w:rsidRDefault="5669E240" w14:paraId="6D93F232" w14:textId="105A0B43">
      <w:pPr>
        <w:shd w:val="clear" w:color="auto" w:fill="FFFFFF" w:themeFill="background1"/>
        <w:spacing w:after="120"/>
        <w:jc w:val="both"/>
      </w:pPr>
      <w:r w:rsidRPr="7B6F8900">
        <w:rPr>
          <w:rFonts w:ascii="Aptos" w:hAnsi="Aptos" w:eastAsia="Aptos" w:cs="Aptos"/>
          <w:color w:val="000000" w:themeColor="text1"/>
          <w:sz w:val="22"/>
          <w:szCs w:val="22"/>
        </w:rPr>
        <w:t>(iš pašto ženklo kai ką pašalinome)</w:t>
      </w:r>
    </w:p>
    <w:p w:rsidR="5669E240" w:rsidP="7B6F8900" w:rsidRDefault="5669E240" w14:paraId="44CA0255" w14:textId="124279EA">
      <w:pPr>
        <w:shd w:val="clear" w:color="auto" w:fill="FFFFFF" w:themeFill="background1"/>
        <w:spacing w:after="120"/>
        <w:jc w:val="both"/>
      </w:pPr>
      <w:r w:rsidRPr="7B6F8900">
        <w:rPr>
          <w:rFonts w:ascii="Aptos" w:hAnsi="Aptos" w:eastAsia="Aptos" w:cs="Aptos"/>
          <w:b/>
          <w:bCs/>
          <w:color w:val="000000" w:themeColor="text1"/>
          <w:sz w:val="22"/>
          <w:szCs w:val="22"/>
          <w:u w:val="single"/>
        </w:rPr>
        <w:t>ATSAKYMAS: Moterų balsavimo teisės Lietuvoje 100-mečio proga</w:t>
      </w:r>
    </w:p>
    <w:p w:rsidR="5669E240" w:rsidP="7B6F8900" w:rsidRDefault="5669E240" w14:paraId="63D625D2" w14:textId="4964FC27">
      <w:pPr>
        <w:shd w:val="clear" w:color="auto" w:fill="FFFFFF" w:themeFill="background1"/>
        <w:spacing w:after="120"/>
        <w:jc w:val="both"/>
      </w:pPr>
      <w:r w:rsidRPr="7B6F8900">
        <w:rPr>
          <w:rFonts w:ascii="Aptos" w:hAnsi="Aptos" w:eastAsia="Aptos" w:cs="Aptos"/>
          <w:i/>
          <w:iCs/>
          <w:color w:val="000000" w:themeColor="text1"/>
          <w:sz w:val="22"/>
          <w:szCs w:val="22"/>
        </w:rPr>
        <w:t xml:space="preserve">Lietuvos moterys gavo balsavimo teisę 1918 m. lapkričio 2 d. priėmus laikinąją konstituciją, kurioje buvo įteisinta balsavimo teisės lygybė. </w:t>
      </w:r>
    </w:p>
    <w:p w:rsidR="7B6F8900" w:rsidP="7B6F8900" w:rsidRDefault="7B6F8900" w14:paraId="501A981A" w14:textId="733782E9">
      <w:pPr>
        <w:shd w:val="clear" w:color="auto" w:fill="FFFFFF" w:themeFill="background1"/>
        <w:spacing w:after="0"/>
      </w:pPr>
    </w:p>
    <w:p w:rsidR="5669E240" w:rsidP="7B6F8900" w:rsidRDefault="5669E240" w14:paraId="6CAF9F30" w14:textId="5CD8B09F">
      <w:pPr>
        <w:shd w:val="clear" w:color="auto" w:fill="FFFFFF" w:themeFill="background1"/>
        <w:spacing w:after="120"/>
        <w:jc w:val="both"/>
      </w:pPr>
      <w:r w:rsidRPr="7B6F8900">
        <w:rPr>
          <w:rFonts w:ascii="Aptos" w:hAnsi="Aptos" w:eastAsia="Aptos" w:cs="Aptos"/>
          <w:b/>
          <w:bCs/>
          <w:color w:val="000000" w:themeColor="text1"/>
          <w:sz w:val="22"/>
          <w:szCs w:val="22"/>
        </w:rPr>
        <w:t xml:space="preserve">8. </w:t>
      </w:r>
    </w:p>
    <w:p w:rsidR="5669E240" w:rsidP="7B6F8900" w:rsidRDefault="5669E240" w14:paraId="3AB1FD04" w14:textId="46201DEA">
      <w:pPr>
        <w:shd w:val="clear" w:color="auto" w:fill="FFFFFF" w:themeFill="background1"/>
        <w:spacing w:after="120"/>
        <w:jc w:val="both"/>
      </w:pPr>
      <w:r w:rsidRPr="7B6F8900">
        <w:rPr>
          <w:rFonts w:ascii="Aptos" w:hAnsi="Aptos" w:eastAsia="Aptos" w:cs="Aptos"/>
          <w:color w:val="000000" w:themeColor="text1"/>
          <w:sz w:val="22"/>
          <w:szCs w:val="22"/>
        </w:rPr>
        <w:t xml:space="preserve">Lietuvių alpinistas Vladas Vitkauskas, 1995 m. užkopęs į aukščiausią pasaulio kalną Everestą, viršūnėje kažką išbarstė. Tą patį padarė ir kitas lietuvių alpinistas Saulius Vilius, 2003 m. </w:t>
      </w:r>
    </w:p>
    <w:p w:rsidR="5669E240" w:rsidP="7B6F8900" w:rsidRDefault="5669E240" w14:paraId="11F7D8D0" w14:textId="7913D5BF">
      <w:pPr>
        <w:shd w:val="clear" w:color="auto" w:fill="FFFFFF" w:themeFill="background1"/>
        <w:spacing w:after="120"/>
        <w:jc w:val="both"/>
      </w:pPr>
      <w:r w:rsidRPr="7B6F8900">
        <w:rPr>
          <w:rFonts w:ascii="Aptos" w:hAnsi="Aptos" w:eastAsia="Aptos" w:cs="Aptos"/>
          <w:b/>
          <w:bCs/>
          <w:color w:val="000000" w:themeColor="text1"/>
          <w:sz w:val="22"/>
          <w:szCs w:val="22"/>
        </w:rPr>
        <w:t>Ką išbarstė šie alpinistai?</w:t>
      </w:r>
    </w:p>
    <w:p w:rsidR="5669E240" w:rsidP="7B6F8900" w:rsidRDefault="5669E240" w14:paraId="2DD3AC28" w14:textId="782C1CC2">
      <w:pPr>
        <w:shd w:val="clear" w:color="auto" w:fill="FFFFFF" w:themeFill="background1"/>
        <w:spacing w:after="120"/>
        <w:jc w:val="both"/>
      </w:pPr>
      <w:r w:rsidRPr="7B6F8900">
        <w:rPr>
          <w:rFonts w:ascii="Aptos" w:hAnsi="Aptos" w:eastAsia="Aptos" w:cs="Aptos"/>
          <w:b/>
          <w:bCs/>
          <w:color w:val="000000" w:themeColor="text1"/>
          <w:sz w:val="22"/>
          <w:szCs w:val="22"/>
          <w:u w:val="single"/>
        </w:rPr>
        <w:t>ATSAKYMAS: gintarą</w:t>
      </w:r>
    </w:p>
    <w:p w:rsidR="7B6F8900" w:rsidP="7B6F8900" w:rsidRDefault="7B6F8900" w14:paraId="1B00BC6A" w14:textId="162282C6">
      <w:pPr>
        <w:rPr>
          <w:rFonts w:ascii="Aptos" w:hAnsi="Aptos" w:eastAsia="Aptos" w:cs="Aptos"/>
          <w:color w:val="000000" w:themeColor="text1"/>
        </w:rPr>
      </w:pPr>
    </w:p>
    <w:p w:rsidR="5669E240" w:rsidP="7B6F8900" w:rsidRDefault="5669E240" w14:paraId="199483D1" w14:textId="47ED11A3">
      <w:pPr>
        <w:shd w:val="clear" w:color="auto" w:fill="FFFFFF" w:themeFill="background1"/>
        <w:spacing w:after="0"/>
      </w:pPr>
      <w:r w:rsidRPr="7B6F8900">
        <w:rPr>
          <w:rFonts w:ascii="Aptos" w:hAnsi="Aptos" w:eastAsia="Aptos" w:cs="Aptos"/>
          <w:color w:val="242424"/>
          <w:lang w:val="lt"/>
        </w:rPr>
        <w:t>Klausimai protmūšiui:</w:t>
      </w:r>
    </w:p>
    <w:p w:rsidR="5669E240" w:rsidP="7B6F8900" w:rsidRDefault="5669E240" w14:paraId="74E19342" w14:textId="4FB243B8">
      <w:pPr>
        <w:shd w:val="clear" w:color="auto" w:fill="FFFFFF" w:themeFill="background1"/>
        <w:spacing w:after="0"/>
      </w:pPr>
      <w:r w:rsidRPr="7B6F8900">
        <w:rPr>
          <w:rFonts w:ascii="Aptos" w:hAnsi="Aptos" w:eastAsia="Aptos" w:cs="Aptos"/>
          <w:color w:val="242424"/>
          <w:lang w:val="lt"/>
        </w:rPr>
        <w:t xml:space="preserve"> </w:t>
      </w:r>
    </w:p>
    <w:p w:rsidR="5669E240" w:rsidP="00F06C6B" w:rsidRDefault="5669E240" w14:paraId="54763F1F" w14:textId="23DD9516">
      <w:pPr>
        <w:pStyle w:val="ListParagraph"/>
        <w:numPr>
          <w:ilvl w:val="0"/>
          <w:numId w:val="14"/>
        </w:numPr>
        <w:shd w:val="clear" w:color="auto" w:fill="FFFFFF" w:themeFill="background1"/>
        <w:spacing w:after="0"/>
        <w:rPr>
          <w:rFonts w:ascii="Aptos" w:hAnsi="Aptos" w:eastAsia="Aptos" w:cs="Aptos"/>
          <w:color w:val="242424"/>
        </w:rPr>
      </w:pPr>
      <w:r w:rsidRPr="7B6F8900">
        <w:rPr>
          <w:rFonts w:ascii="Aptos" w:hAnsi="Aptos" w:eastAsia="Aptos" w:cs="Aptos"/>
          <w:color w:val="242424"/>
        </w:rPr>
        <w:t xml:space="preserve">During negotiations on which </w:t>
      </w:r>
      <w:r w:rsidRPr="7B6F8900">
        <w:rPr>
          <w:rFonts w:ascii="Aptos" w:hAnsi="Aptos" w:eastAsia="Aptos" w:cs="Aptos"/>
          <w:b/>
          <w:bCs/>
          <w:color w:val="242424"/>
        </w:rPr>
        <w:t>XX file</w:t>
      </w:r>
      <w:r w:rsidRPr="7B6F8900">
        <w:rPr>
          <w:rFonts w:ascii="Aptos" w:hAnsi="Aptos" w:eastAsia="Aptos" w:cs="Aptos"/>
          <w:color w:val="242424"/>
        </w:rPr>
        <w:t xml:space="preserve"> did Violeta Dragu (Romania) say: </w:t>
      </w:r>
      <w:r w:rsidRPr="7B6F8900">
        <w:rPr>
          <w:rFonts w:ascii="Aptos" w:hAnsi="Aptos" w:eastAsia="Aptos" w:cs="Aptos"/>
          <w:i/>
          <w:iCs/>
          <w:color w:val="242424"/>
        </w:rPr>
        <w:t>“I have never seen Lithuania being so active during the negotiations”</w:t>
      </w:r>
      <w:r w:rsidRPr="7B6F8900">
        <w:rPr>
          <w:rFonts w:ascii="Aptos" w:hAnsi="Aptos" w:eastAsia="Aptos" w:cs="Aptos"/>
          <w:color w:val="242424"/>
        </w:rPr>
        <w:t>? Which file was she referring to? (1 point)</w:t>
      </w:r>
    </w:p>
    <w:p w:rsidR="5669E240" w:rsidP="7B6F8900" w:rsidRDefault="5669E240" w14:paraId="11F5F2F3" w14:textId="360D8F48">
      <w:pPr>
        <w:shd w:val="clear" w:color="auto" w:fill="FFFFFF" w:themeFill="background1"/>
        <w:spacing w:after="0"/>
      </w:pPr>
      <w:r w:rsidRPr="7B6F8900">
        <w:rPr>
          <w:rFonts w:ascii="Aptos" w:hAnsi="Aptos" w:eastAsia="Aptos" w:cs="Aptos"/>
          <w:color w:val="242424"/>
        </w:rPr>
        <w:t xml:space="preserve"> </w:t>
      </w:r>
    </w:p>
    <w:p w:rsidR="5669E240" w:rsidP="7B6F8900" w:rsidRDefault="5669E240" w14:paraId="1A84288A" w14:textId="5CAEA4CB">
      <w:pPr>
        <w:shd w:val="clear" w:color="auto" w:fill="FFFFFF" w:themeFill="background1"/>
        <w:spacing w:after="0"/>
      </w:pPr>
      <w:r w:rsidRPr="7B6F8900">
        <w:rPr>
          <w:rFonts w:ascii="Aptos" w:hAnsi="Aptos" w:eastAsia="Aptos" w:cs="Aptos"/>
          <w:color w:val="242424"/>
        </w:rPr>
        <w:t>Multiple choice, jei norime palengvinti.</w:t>
      </w:r>
    </w:p>
    <w:p w:rsidR="5669E240" w:rsidP="7B6F8900" w:rsidRDefault="5669E240" w14:paraId="3C0A90BA" w14:textId="7AFBE8A8">
      <w:pPr>
        <w:shd w:val="clear" w:color="auto" w:fill="FFFFFF" w:themeFill="background1"/>
        <w:spacing w:after="0"/>
      </w:pPr>
      <w:r w:rsidRPr="7B6F8900">
        <w:rPr>
          <w:rFonts w:ascii="Aptos" w:hAnsi="Aptos" w:eastAsia="Aptos" w:cs="Aptos"/>
          <w:color w:val="242424"/>
        </w:rPr>
        <w:t>Atsakymas: Waste Framework Directive.</w:t>
      </w:r>
    </w:p>
    <w:p w:rsidR="5669E240" w:rsidP="7B6F8900" w:rsidRDefault="5669E240" w14:paraId="49F0FFDE" w14:textId="2EE981FE">
      <w:pPr>
        <w:shd w:val="clear" w:color="auto" w:fill="FFFFFF" w:themeFill="background1"/>
        <w:spacing w:after="0"/>
      </w:pPr>
      <w:r w:rsidRPr="7B6F8900">
        <w:rPr>
          <w:rFonts w:ascii="Aptos" w:hAnsi="Aptos" w:eastAsia="Aptos" w:cs="Aptos"/>
          <w:color w:val="242424"/>
        </w:rPr>
        <w:t>Galime pasunkinti ir paklausti, kokia buvo problema,</w:t>
      </w:r>
    </w:p>
    <w:p w:rsidR="5669E240" w:rsidP="7B6F8900" w:rsidRDefault="5669E240" w14:paraId="6B864BD6" w14:textId="586521A9">
      <w:pPr>
        <w:shd w:val="clear" w:color="auto" w:fill="FFFFFF" w:themeFill="background1"/>
        <w:spacing w:after="0"/>
      </w:pPr>
      <w:r w:rsidRPr="7B6F8900">
        <w:rPr>
          <w:rFonts w:ascii="Aptos" w:hAnsi="Aptos" w:eastAsia="Aptos" w:cs="Aptos"/>
          <w:color w:val="242424"/>
          <w:lang w:val="lt"/>
        </w:rPr>
        <w:t xml:space="preserve"> </w:t>
      </w:r>
    </w:p>
    <w:p w:rsidR="5669E240" w:rsidP="00F06C6B" w:rsidRDefault="5669E240" w14:paraId="379BE848" w14:textId="2FF22066">
      <w:pPr>
        <w:pStyle w:val="ListParagraph"/>
        <w:numPr>
          <w:ilvl w:val="0"/>
          <w:numId w:val="15"/>
        </w:numPr>
        <w:shd w:val="clear" w:color="auto" w:fill="FFFFFF" w:themeFill="background1"/>
        <w:spacing w:after="0"/>
        <w:rPr>
          <w:rFonts w:ascii="Aptos" w:hAnsi="Aptos" w:eastAsia="Aptos" w:cs="Aptos"/>
          <w:color w:val="242424"/>
        </w:rPr>
      </w:pPr>
      <w:r w:rsidRPr="7B6F8900">
        <w:rPr>
          <w:rFonts w:ascii="Aptos" w:hAnsi="Aptos" w:eastAsia="Aptos" w:cs="Aptos"/>
          <w:color w:val="242424"/>
        </w:rPr>
        <w:t xml:space="preserve">During a Coreper I meeting, the Council was split on a specific legislative file, with both sides carefully counting votes. The DPR from Lithuania intervened and said </w:t>
      </w:r>
      <w:r w:rsidRPr="7B6F8900">
        <w:rPr>
          <w:rFonts w:ascii="Aptos" w:hAnsi="Aptos" w:eastAsia="Aptos" w:cs="Aptos"/>
          <w:b/>
          <w:bCs/>
          <w:color w:val="242424"/>
        </w:rPr>
        <w:t>XX</w:t>
      </w:r>
      <w:r w:rsidRPr="7B6F8900">
        <w:rPr>
          <w:rFonts w:ascii="Aptos" w:hAnsi="Aptos" w:eastAsia="Aptos" w:cs="Aptos"/>
          <w:color w:val="242424"/>
        </w:rPr>
        <w:t xml:space="preserve">. </w:t>
      </w:r>
      <w:r w:rsidRPr="7B6F8900">
        <w:rPr>
          <w:rFonts w:ascii="Aptos" w:hAnsi="Aptos" w:eastAsia="Aptos" w:cs="Aptos"/>
          <w:b/>
          <w:bCs/>
          <w:color w:val="242424"/>
        </w:rPr>
        <w:t>What did the DPR say, and which file was being discussed?</w:t>
      </w:r>
      <w:r w:rsidRPr="7B6F8900">
        <w:rPr>
          <w:rFonts w:ascii="Aptos" w:hAnsi="Aptos" w:eastAsia="Aptos" w:cs="Aptos"/>
          <w:color w:val="242424"/>
        </w:rPr>
        <w:t xml:space="preserve"> (2 point)</w:t>
      </w:r>
    </w:p>
    <w:p w:rsidR="5669E240" w:rsidP="7B6F8900" w:rsidRDefault="5669E240" w14:paraId="2D206DA0" w14:textId="137346A0">
      <w:pPr>
        <w:shd w:val="clear" w:color="auto" w:fill="FFFFFF" w:themeFill="background1"/>
        <w:spacing w:after="0"/>
      </w:pPr>
      <w:r w:rsidRPr="7B6F8900">
        <w:rPr>
          <w:rFonts w:ascii="Aptos" w:hAnsi="Aptos" w:eastAsia="Aptos" w:cs="Aptos"/>
          <w:color w:val="242424"/>
          <w:lang w:val="lt"/>
        </w:rPr>
        <w:t xml:space="preserve"> </w:t>
      </w:r>
    </w:p>
    <w:p w:rsidR="5669E240" w:rsidP="7B6F8900" w:rsidRDefault="5669E240" w14:paraId="4A226311" w14:textId="0CA6D55F">
      <w:pPr>
        <w:shd w:val="clear" w:color="auto" w:fill="FFFFFF" w:themeFill="background1"/>
        <w:spacing w:after="0"/>
      </w:pPr>
      <w:r w:rsidRPr="7B6F8900">
        <w:rPr>
          <w:rFonts w:ascii="Aptos" w:hAnsi="Aptos" w:eastAsia="Aptos" w:cs="Aptos"/>
          <w:color w:val="242424"/>
        </w:rPr>
        <w:t>Atsakymas: Scrutiny reservation, Nature Rest</w:t>
      </w:r>
      <w:r w:rsidRPr="7B6F8900" w:rsidR="3622851A">
        <w:rPr>
          <w:rFonts w:ascii="Aptos" w:hAnsi="Aptos" w:eastAsia="Aptos" w:cs="Aptos"/>
          <w:color w:val="242424"/>
        </w:rPr>
        <w:t>o</w:t>
      </w:r>
      <w:r w:rsidRPr="7B6F8900">
        <w:rPr>
          <w:rFonts w:ascii="Aptos" w:hAnsi="Aptos" w:eastAsia="Aptos" w:cs="Aptos"/>
          <w:color w:val="242424"/>
        </w:rPr>
        <w:t>ration Law.</w:t>
      </w:r>
    </w:p>
    <w:p w:rsidR="5669E240" w:rsidP="7B6F8900" w:rsidRDefault="5669E240" w14:paraId="46E17542" w14:textId="34CC74DA">
      <w:pPr>
        <w:shd w:val="clear" w:color="auto" w:fill="FFFFFF" w:themeFill="background1"/>
        <w:spacing w:after="0"/>
      </w:pPr>
      <w:r w:rsidRPr="7B6F8900">
        <w:rPr>
          <w:rFonts w:ascii="Aptos" w:hAnsi="Aptos" w:eastAsia="Aptos" w:cs="Aptos"/>
          <w:color w:val="242424"/>
          <w:lang w:val="lt"/>
        </w:rPr>
        <w:t xml:space="preserve">Jei norime su užuominomis – tuomet galime nurodyti, konkrečią datą – birželio </w:t>
      </w:r>
      <w:r w:rsidRPr="7B6F8900">
        <w:rPr>
          <w:rFonts w:ascii="Aptos" w:hAnsi="Aptos" w:eastAsia="Aptos" w:cs="Aptos"/>
          <w:color w:val="242424"/>
        </w:rPr>
        <w:t xml:space="preserve">14 </w:t>
      </w:r>
      <w:r w:rsidRPr="7B6F8900">
        <w:rPr>
          <w:rFonts w:ascii="Aptos" w:hAnsi="Aptos" w:eastAsia="Aptos" w:cs="Aptos"/>
          <w:color w:val="242424"/>
          <w:lang w:val="lt"/>
        </w:rPr>
        <w:t>d. Coreper I (arba dar vienas anksčiau buvęs).</w:t>
      </w:r>
    </w:p>
    <w:p w:rsidR="5669E240" w:rsidP="7B6F8900" w:rsidRDefault="5669E240" w14:paraId="72A41CDD" w14:textId="641AF395">
      <w:pPr>
        <w:shd w:val="clear" w:color="auto" w:fill="FFFFFF" w:themeFill="background1"/>
        <w:spacing w:after="0"/>
      </w:pPr>
      <w:r w:rsidRPr="7B6F8900">
        <w:rPr>
          <w:rFonts w:ascii="Aptos" w:hAnsi="Aptos" w:eastAsia="Aptos" w:cs="Aptos"/>
          <w:color w:val="242424"/>
          <w:lang w:val="lt"/>
        </w:rPr>
        <w:t xml:space="preserve"> </w:t>
      </w:r>
    </w:p>
    <w:p w:rsidR="5669E240" w:rsidP="00F06C6B" w:rsidRDefault="5669E240" w14:paraId="31D232A0" w14:textId="4FD99C1D">
      <w:pPr>
        <w:pStyle w:val="ListParagraph"/>
        <w:numPr>
          <w:ilvl w:val="0"/>
          <w:numId w:val="4"/>
        </w:numPr>
        <w:shd w:val="clear" w:color="auto" w:fill="FFFFFF" w:themeFill="background1"/>
        <w:spacing w:after="0"/>
        <w:rPr>
          <w:rFonts w:ascii="Aptos" w:hAnsi="Aptos" w:eastAsia="Aptos" w:cs="Aptos"/>
          <w:color w:val="242424"/>
          <w:lang w:val="lt"/>
        </w:rPr>
      </w:pPr>
      <w:r w:rsidRPr="7B6F8900">
        <w:rPr>
          <w:rFonts w:ascii="Aptos" w:hAnsi="Aptos" w:eastAsia="Aptos" w:cs="Aptos"/>
          <w:color w:val="242424"/>
          <w:lang w:val="lt"/>
        </w:rPr>
        <w:t>CBAM apie vinis. Paformuoluokit. Juokingas klausimas visgi.</w:t>
      </w:r>
    </w:p>
    <w:p w:rsidR="5669E240" w:rsidP="7B6F8900" w:rsidRDefault="5669E240" w14:paraId="1497E6E3" w14:textId="3772DD23">
      <w:pPr>
        <w:shd w:val="clear" w:color="auto" w:fill="FFFFFF" w:themeFill="background1"/>
        <w:spacing w:after="0"/>
      </w:pPr>
      <w:r w:rsidRPr="7B6F8900">
        <w:rPr>
          <w:rFonts w:ascii="Aptos" w:hAnsi="Aptos" w:eastAsia="Aptos" w:cs="Aptos"/>
          <w:color w:val="242424"/>
          <w:lang w:val="lt"/>
        </w:rPr>
        <w:t xml:space="preserve"> </w:t>
      </w:r>
    </w:p>
    <w:p w:rsidR="5669E240" w:rsidP="7B6F8900" w:rsidRDefault="5669E240" w14:paraId="74A8E837" w14:textId="688DA388">
      <w:pPr>
        <w:shd w:val="clear" w:color="auto" w:fill="FFFFFF" w:themeFill="background1"/>
        <w:spacing w:after="0"/>
      </w:pPr>
      <w:r w:rsidRPr="7B6F8900">
        <w:rPr>
          <w:rFonts w:ascii="Aptos" w:hAnsi="Aptos" w:eastAsia="Aptos" w:cs="Aptos"/>
          <w:color w:val="242424"/>
        </w:rPr>
        <w:t xml:space="preserve"> </w:t>
      </w:r>
    </w:p>
    <w:p w:rsidR="5669E240" w:rsidP="00F06C6B" w:rsidRDefault="5669E240" w14:paraId="12D4B62B" w14:textId="657BEE3E">
      <w:pPr>
        <w:pStyle w:val="ListParagraph"/>
        <w:numPr>
          <w:ilvl w:val="0"/>
          <w:numId w:val="3"/>
        </w:numPr>
        <w:shd w:val="clear" w:color="auto" w:fill="FFFFFF" w:themeFill="background1"/>
        <w:spacing w:after="0"/>
        <w:rPr>
          <w:rFonts w:ascii="Aptos" w:hAnsi="Aptos" w:eastAsia="Aptos" w:cs="Aptos"/>
          <w:color w:val="242424"/>
        </w:rPr>
      </w:pPr>
      <w:r w:rsidRPr="7B6F8900">
        <w:rPr>
          <w:rFonts w:ascii="Aptos" w:hAnsi="Aptos" w:eastAsia="Aptos" w:cs="Aptos"/>
          <w:color w:val="242424"/>
        </w:rPr>
        <w:t xml:space="preserve">Every year Lithuania plans to win Eurovision — although we have never officially done so. However, in </w:t>
      </w:r>
      <w:r w:rsidRPr="7B6F8900">
        <w:rPr>
          <w:rFonts w:ascii="Aptos" w:hAnsi="Aptos" w:eastAsia="Aptos" w:cs="Aptos"/>
          <w:b/>
          <w:bCs/>
          <w:color w:val="242424"/>
        </w:rPr>
        <w:t>2006</w:t>
      </w:r>
      <w:r w:rsidRPr="7B6F8900">
        <w:rPr>
          <w:rFonts w:ascii="Aptos" w:hAnsi="Aptos" w:eastAsia="Aptos" w:cs="Aptos"/>
          <w:color w:val="242424"/>
        </w:rPr>
        <w:t xml:space="preserve">, Lithuania </w:t>
      </w:r>
      <w:r w:rsidRPr="7B6F8900">
        <w:rPr>
          <w:rFonts w:ascii="Aptos" w:hAnsi="Aptos" w:eastAsia="Aptos" w:cs="Aptos"/>
          <w:i/>
          <w:iCs/>
          <w:color w:val="242424"/>
        </w:rPr>
        <w:t>claimed victory</w:t>
      </w:r>
      <w:r w:rsidRPr="7B6F8900">
        <w:rPr>
          <w:rFonts w:ascii="Aptos" w:hAnsi="Aptos" w:eastAsia="Aptos" w:cs="Aptos"/>
          <w:color w:val="242424"/>
        </w:rPr>
        <w:t xml:space="preserve"> with its entry. </w:t>
      </w:r>
      <w:r w:rsidRPr="7B6F8900">
        <w:rPr>
          <w:rFonts w:ascii="Aptos" w:hAnsi="Aptos" w:eastAsia="Aptos" w:cs="Aptos"/>
          <w:b/>
          <w:bCs/>
          <w:color w:val="242424"/>
        </w:rPr>
        <w:t>What did we sing?</w:t>
      </w:r>
      <w:r w:rsidRPr="7B6F8900">
        <w:rPr>
          <w:rFonts w:ascii="Aptos" w:hAnsi="Aptos" w:eastAsia="Aptos" w:cs="Aptos"/>
          <w:color w:val="242424"/>
        </w:rPr>
        <w:t xml:space="preserve"> (1 point)</w:t>
      </w:r>
    </w:p>
    <w:p w:rsidR="5669E240" w:rsidP="7B6F8900" w:rsidRDefault="5669E240" w14:paraId="30E90261" w14:textId="17B54331">
      <w:pPr>
        <w:shd w:val="clear" w:color="auto" w:fill="FFFFFF" w:themeFill="background1"/>
        <w:spacing w:after="0"/>
      </w:pPr>
      <w:r w:rsidRPr="7B6F8900">
        <w:rPr>
          <w:rFonts w:ascii="Aptos" w:hAnsi="Aptos" w:eastAsia="Aptos" w:cs="Aptos"/>
          <w:color w:val="242424"/>
        </w:rPr>
        <w:t xml:space="preserve"> </w:t>
      </w:r>
    </w:p>
    <w:p w:rsidR="5669E240" w:rsidP="7B6F8900" w:rsidRDefault="5669E240" w14:paraId="1960BC92" w14:textId="30685149">
      <w:pPr>
        <w:shd w:val="clear" w:color="auto" w:fill="FFFFFF" w:themeFill="background1"/>
        <w:spacing w:after="0"/>
      </w:pPr>
      <w:r w:rsidRPr="7B6F8900">
        <w:rPr>
          <w:rFonts w:ascii="Aptos" w:hAnsi="Aptos" w:eastAsia="Aptos" w:cs="Aptos"/>
          <w:color w:val="242424"/>
        </w:rPr>
        <w:t>Atsakymas: We are the winners</w:t>
      </w:r>
    </w:p>
    <w:p w:rsidR="5669E240" w:rsidP="7B6F8900" w:rsidRDefault="5669E240" w14:paraId="60E4C067" w14:textId="39B6D194">
      <w:pPr>
        <w:shd w:val="clear" w:color="auto" w:fill="FFFFFF" w:themeFill="background1"/>
        <w:spacing w:after="0"/>
      </w:pPr>
      <w:r w:rsidRPr="7B6F8900">
        <w:rPr>
          <w:rFonts w:ascii="Aptos" w:hAnsi="Aptos" w:eastAsia="Aptos" w:cs="Aptos"/>
          <w:color w:val="242424"/>
        </w:rPr>
        <w:t xml:space="preserve"> </w:t>
      </w:r>
    </w:p>
    <w:p w:rsidR="5669E240" w:rsidP="00F06C6B" w:rsidRDefault="5669E240" w14:paraId="5BCB2CDA" w14:textId="60A18D31">
      <w:pPr>
        <w:pStyle w:val="ListParagraph"/>
        <w:numPr>
          <w:ilvl w:val="0"/>
          <w:numId w:val="1"/>
        </w:numPr>
        <w:shd w:val="clear" w:color="auto" w:fill="FFFFFF" w:themeFill="background1"/>
        <w:spacing w:after="0"/>
        <w:rPr>
          <w:rFonts w:ascii="Aptos" w:hAnsi="Aptos" w:eastAsia="Aptos" w:cs="Aptos"/>
          <w:color w:val="242424"/>
        </w:rPr>
      </w:pPr>
      <w:r w:rsidRPr="7B6F8900">
        <w:rPr>
          <w:rFonts w:ascii="Aptos" w:hAnsi="Aptos" w:eastAsia="Aptos" w:cs="Aptos"/>
          <w:color w:val="242424"/>
        </w:rPr>
        <w:t xml:space="preserve">In 1918 Lithuania returned to the map of Europe. At that time it was one of the poorest countries on the continent — but undeniably proud. At school we still celebrate those small victories. For example, we proudly say that in </w:t>
      </w:r>
      <w:r w:rsidRPr="7B6F8900">
        <w:rPr>
          <w:rFonts w:ascii="Aptos" w:hAnsi="Aptos" w:eastAsia="Aptos" w:cs="Aptos"/>
          <w:b/>
          <w:bCs/>
          <w:color w:val="242424"/>
        </w:rPr>
        <w:t>1938 Lithuania ranked second in Europe in butter and bacon production</w:t>
      </w:r>
      <w:r w:rsidRPr="7B6F8900">
        <w:rPr>
          <w:rFonts w:ascii="Aptos" w:hAnsi="Aptos" w:eastAsia="Aptos" w:cs="Aptos"/>
          <w:color w:val="242424"/>
        </w:rPr>
        <w:t xml:space="preserve"> </w:t>
      </w:r>
      <w:r w:rsidRPr="7B6F8900">
        <w:rPr>
          <w:rFonts w:ascii="Segoe UI Emoji" w:hAnsi="Segoe UI Emoji" w:eastAsia="Segoe UI Emoji" w:cs="Segoe UI Emoji"/>
          <w:color w:val="242424"/>
        </w:rPr>
        <w:t>😄</w:t>
      </w:r>
      <w:r w:rsidRPr="7B6F8900">
        <w:rPr>
          <w:rFonts w:ascii="Aptos" w:hAnsi="Aptos" w:eastAsia="Aptos" w:cs="Aptos"/>
          <w:color w:val="242424"/>
        </w:rPr>
        <w:t xml:space="preserve"> </w:t>
      </w:r>
      <w:r w:rsidRPr="7B6F8900">
        <w:rPr>
          <w:rFonts w:ascii="Aptos" w:hAnsi="Aptos" w:eastAsia="Aptos" w:cs="Aptos"/>
          <w:b/>
          <w:bCs/>
          <w:color w:val="242424"/>
        </w:rPr>
        <w:t>Who was in first place?</w:t>
      </w:r>
      <w:r w:rsidRPr="7B6F8900">
        <w:rPr>
          <w:rFonts w:ascii="Aptos" w:hAnsi="Aptos" w:eastAsia="Aptos" w:cs="Aptos"/>
          <w:color w:val="242424"/>
        </w:rPr>
        <w:t xml:space="preserve"> (1 point)</w:t>
      </w:r>
    </w:p>
    <w:p w:rsidR="5669E240" w:rsidP="7B6F8900" w:rsidRDefault="5669E240" w14:paraId="2C021B6A" w14:textId="3433D7CB">
      <w:pPr>
        <w:shd w:val="clear" w:color="auto" w:fill="FFFFFF" w:themeFill="background1"/>
        <w:spacing w:after="0"/>
      </w:pPr>
      <w:r w:rsidRPr="7B6F8900">
        <w:rPr>
          <w:rFonts w:ascii="Aptos" w:hAnsi="Aptos" w:eastAsia="Aptos" w:cs="Aptos"/>
          <w:color w:val="242424"/>
          <w:lang w:val="lt"/>
        </w:rPr>
        <w:t xml:space="preserve"> </w:t>
      </w:r>
    </w:p>
    <w:p w:rsidR="5669E240" w:rsidP="7B6F8900" w:rsidRDefault="5669E240" w14:paraId="428BDAB2" w14:textId="2583D639">
      <w:pPr>
        <w:shd w:val="clear" w:color="auto" w:fill="FFFFFF" w:themeFill="background1"/>
        <w:spacing w:after="0"/>
      </w:pPr>
      <w:r w:rsidRPr="7B6F8900">
        <w:rPr>
          <w:rFonts w:ascii="Aptos" w:hAnsi="Aptos" w:eastAsia="Aptos" w:cs="Aptos"/>
          <w:color w:val="242424"/>
          <w:lang w:val="lt"/>
        </w:rPr>
        <w:t>Small hint – one of the recent Presidencies.</w:t>
      </w:r>
    </w:p>
    <w:p w:rsidR="5669E240" w:rsidP="7B6F8900" w:rsidRDefault="5669E240" w14:paraId="3C0F9901" w14:textId="6D6EAC08">
      <w:pPr>
        <w:shd w:val="clear" w:color="auto" w:fill="FFFFFF" w:themeFill="background1"/>
        <w:spacing w:after="0"/>
      </w:pPr>
      <w:r w:rsidRPr="7B6F8900">
        <w:rPr>
          <w:rFonts w:ascii="Aptos" w:hAnsi="Aptos" w:eastAsia="Aptos" w:cs="Aptos"/>
          <w:color w:val="242424"/>
          <w:lang w:val="lt"/>
        </w:rPr>
        <w:t>Atsakymas: Danija</w:t>
      </w:r>
    </w:p>
    <w:p w:rsidR="6300AD23" w:rsidP="7B6F8900" w:rsidRDefault="6300AD23" w14:paraId="76C5E529" w14:textId="77517DF3">
      <w:pPr>
        <w:shd w:val="clear" w:color="auto" w:fill="FFFFFF" w:themeFill="background1"/>
        <w:spacing w:after="0"/>
      </w:pPr>
      <w:r w:rsidRPr="7B6F8900">
        <w:rPr>
          <w:rFonts w:ascii="Aptos" w:hAnsi="Aptos" w:eastAsia="Aptos" w:cs="Aptos"/>
          <w:color w:val="000000" w:themeColor="text1"/>
          <w:sz w:val="22"/>
          <w:szCs w:val="22"/>
        </w:rPr>
        <w:t>Denmark no longer wants to be EU bacon factory - Politico</w:t>
      </w:r>
    </w:p>
    <w:p w:rsidR="7B6F8900" w:rsidP="7B6F8900" w:rsidRDefault="7B6F8900" w14:paraId="745DECD8" w14:textId="683807BD">
      <w:pPr>
        <w:shd w:val="clear" w:color="auto" w:fill="FFFFFF" w:themeFill="background1"/>
        <w:spacing w:after="0"/>
        <w:rPr>
          <w:rFonts w:ascii="Aptos" w:hAnsi="Aptos" w:eastAsia="Aptos" w:cs="Aptos"/>
          <w:color w:val="242424"/>
          <w:lang w:val="lt"/>
        </w:rPr>
      </w:pPr>
    </w:p>
    <w:p w:rsidR="5669E240" w:rsidP="7B6F8900" w:rsidRDefault="5669E240" w14:paraId="4F13B85B" w14:textId="302DCF26">
      <w:pPr>
        <w:shd w:val="clear" w:color="auto" w:fill="FFFFFF" w:themeFill="background1"/>
        <w:spacing w:after="0"/>
      </w:pPr>
      <w:r w:rsidRPr="7B6F8900">
        <w:rPr>
          <w:rFonts w:ascii="Aptos" w:hAnsi="Aptos" w:eastAsia="Aptos" w:cs="Aptos"/>
          <w:color w:val="242424"/>
          <w:lang w:val="lt"/>
        </w:rPr>
        <w:t xml:space="preserve"> </w:t>
      </w:r>
    </w:p>
    <w:p w:rsidR="5669E240" w:rsidP="00F06C6B" w:rsidRDefault="5669E240" w14:paraId="15D6AE07" w14:textId="39DEFAD6">
      <w:pPr>
        <w:pStyle w:val="ListParagraph"/>
        <w:numPr>
          <w:ilvl w:val="0"/>
          <w:numId w:val="12"/>
        </w:numPr>
        <w:shd w:val="clear" w:color="auto" w:fill="FFFFFF" w:themeFill="background1"/>
        <w:spacing w:after="0"/>
        <w:rPr>
          <w:rFonts w:ascii="Aptos" w:hAnsi="Aptos" w:eastAsia="Aptos" w:cs="Aptos"/>
          <w:color w:val="242424"/>
        </w:rPr>
      </w:pPr>
      <w:r w:rsidRPr="7B6F8900">
        <w:rPr>
          <w:rFonts w:ascii="Aptos" w:hAnsi="Aptos" w:eastAsia="Aptos" w:cs="Aptos"/>
          <w:color w:val="242424"/>
        </w:rPr>
        <w:t xml:space="preserve">Dar pagalvosiu klausimą iš the Schumann show apie institucijas. </w:t>
      </w:r>
      <w:hyperlink r:id="rId26">
        <w:r w:rsidRPr="7B6F8900">
          <w:rPr>
            <w:rStyle w:val="Hyperlink"/>
            <w:color w:val="242424"/>
          </w:rPr>
          <w:t>https://www.youtube.com/watch?v=D0fBh-0Eiy0</w:t>
        </w:r>
      </w:hyperlink>
    </w:p>
    <w:p w:rsidR="5669E240" w:rsidP="7B6F8900" w:rsidRDefault="5669E240" w14:paraId="219D4FC2" w14:textId="621A594B">
      <w:pPr>
        <w:shd w:val="clear" w:color="auto" w:fill="FFFFFF" w:themeFill="background1"/>
        <w:spacing w:after="0"/>
      </w:pPr>
      <w:r w:rsidRPr="7B6F8900">
        <w:rPr>
          <w:rFonts w:ascii="Aptos" w:hAnsi="Aptos" w:eastAsia="Aptos" w:cs="Aptos"/>
          <w:color w:val="242424"/>
        </w:rPr>
        <w:t xml:space="preserve"> </w:t>
      </w:r>
    </w:p>
    <w:p w:rsidR="5669E240" w:rsidP="00F06C6B" w:rsidRDefault="5669E240" w14:paraId="6668EE23" w14:textId="4C3D2B45">
      <w:pPr>
        <w:pStyle w:val="ListParagraph"/>
        <w:numPr>
          <w:ilvl w:val="0"/>
          <w:numId w:val="8"/>
        </w:numPr>
        <w:shd w:val="clear" w:color="auto" w:fill="FFFFFF" w:themeFill="background1"/>
        <w:spacing w:after="0"/>
        <w:rPr>
          <w:rFonts w:ascii="Aptos" w:hAnsi="Aptos" w:eastAsia="Aptos" w:cs="Aptos"/>
          <w:color w:val="242424"/>
          <w:lang w:val="lt"/>
        </w:rPr>
      </w:pPr>
      <w:r w:rsidRPr="7B6F8900">
        <w:rPr>
          <w:rFonts w:ascii="Aptos" w:hAnsi="Aptos" w:eastAsia="Aptos" w:cs="Aptos"/>
          <w:color w:val="242424"/>
        </w:rPr>
        <w:t xml:space="preserve">Reikia klausimo iš stojimo apie spirgus.  </w:t>
      </w:r>
      <w:hyperlink r:id="rId27">
        <w:r w:rsidRPr="7B6F8900">
          <w:rPr>
            <w:rStyle w:val="Hyperlink"/>
            <w:color w:val="242424"/>
            <w:lang w:val="lt"/>
          </w:rPr>
          <w:t>https://www.youtube.com/watch?v=YgvHcenDYcU</w:t>
        </w:r>
      </w:hyperlink>
    </w:p>
    <w:p w:rsidR="5669E240" w:rsidP="7B6F8900" w:rsidRDefault="5669E240" w14:paraId="1C8E0C65" w14:textId="7ECED3A7">
      <w:pPr>
        <w:shd w:val="clear" w:color="auto" w:fill="FFFFFF" w:themeFill="background1"/>
        <w:spacing w:after="0"/>
      </w:pPr>
      <w:r w:rsidRPr="7B6F8900">
        <w:rPr>
          <w:rFonts w:ascii="Aptos" w:hAnsi="Aptos" w:eastAsia="Aptos" w:cs="Aptos"/>
          <w:color w:val="242424"/>
          <w:lang w:val="lt"/>
        </w:rPr>
        <w:t>(gali būti iš kelių dalių su užuominomis)</w:t>
      </w:r>
    </w:p>
    <w:p w:rsidR="5669E240" w:rsidP="7B6F8900" w:rsidRDefault="5669E240" w14:paraId="2E80BF51" w14:textId="30EA3988">
      <w:pPr>
        <w:shd w:val="clear" w:color="auto" w:fill="FFFFFF" w:themeFill="background1"/>
        <w:spacing w:after="0"/>
      </w:pPr>
      <w:r w:rsidRPr="7B6F8900">
        <w:rPr>
          <w:rFonts w:ascii="Aptos" w:hAnsi="Aptos" w:eastAsia="Aptos" w:cs="Aptos"/>
          <w:color w:val="242424"/>
          <w:lang w:val="lt"/>
        </w:rPr>
        <w:t xml:space="preserve"> </w:t>
      </w:r>
    </w:p>
    <w:p w:rsidR="5669E240" w:rsidP="00F06C6B" w:rsidRDefault="5669E240" w14:paraId="05165C39" w14:textId="20DDF130">
      <w:pPr>
        <w:pStyle w:val="ListParagraph"/>
        <w:numPr>
          <w:ilvl w:val="0"/>
          <w:numId w:val="7"/>
        </w:numPr>
        <w:shd w:val="clear" w:color="auto" w:fill="FFFFFF" w:themeFill="background1"/>
        <w:spacing w:after="0"/>
        <w:rPr>
          <w:rFonts w:ascii="Aptos" w:hAnsi="Aptos" w:eastAsia="Aptos" w:cs="Aptos"/>
          <w:color w:val="242424"/>
        </w:rPr>
      </w:pPr>
      <w:r w:rsidRPr="7B6F8900">
        <w:rPr>
          <w:rFonts w:ascii="Aptos" w:hAnsi="Aptos" w:eastAsia="Aptos" w:cs="Aptos"/>
          <w:i/>
          <w:iCs/>
          <w:color w:val="242424"/>
        </w:rPr>
        <w:t>Gal pernelyg specifiškas? Bet pati istorija labai įdomi</w:t>
      </w:r>
      <w:r w:rsidRPr="7B6F8900">
        <w:rPr>
          <w:rFonts w:ascii="Aptos" w:hAnsi="Aptos" w:eastAsia="Aptos" w:cs="Aptos"/>
          <w:color w:val="242424"/>
        </w:rPr>
        <w:t xml:space="preserve"> (aišku, pavardžių minėti nereikia, nes nei Štromo, nei Venclovos be mūsų niekas nežino :D).</w:t>
      </w:r>
      <w:r>
        <w:br/>
      </w:r>
      <w:r>
        <w:br/>
      </w:r>
      <w:r w:rsidRPr="7B6F8900">
        <w:rPr>
          <w:rFonts w:ascii="Aptos" w:hAnsi="Aptos" w:eastAsia="Aptos" w:cs="Aptos"/>
          <w:color w:val="242424"/>
        </w:rPr>
        <w:t xml:space="preserve">1985 m. vyko Baltijos tribunolas, kuriame kalbėjo A. Štromas, taip pat buvo suorganizuotas Taikos ir laisvės žygis turistiniu laiveliu </w:t>
      </w:r>
      <w:r w:rsidRPr="7B6F8900">
        <w:rPr>
          <w:rFonts w:ascii="Aptos" w:hAnsi="Aptos" w:eastAsia="Aptos" w:cs="Aptos"/>
          <w:i/>
          <w:iCs/>
          <w:color w:val="242424"/>
        </w:rPr>
        <w:t>Baltic Star</w:t>
      </w:r>
      <w:r w:rsidRPr="7B6F8900">
        <w:rPr>
          <w:rFonts w:ascii="Aptos" w:hAnsi="Aptos" w:eastAsia="Aptos" w:cs="Aptos"/>
          <w:color w:val="242424"/>
        </w:rPr>
        <w:t xml:space="preserve">. Šis lietuvių, latvių, estų disidentų suorganizuotas žygis nuskambėjo labai plačiai. Anot T. Venclovos, A. Štromas buvo jo spiritus movens. </w:t>
      </w:r>
      <w:r w:rsidRPr="7B6F8900">
        <w:rPr>
          <w:rFonts w:ascii="Aptos" w:hAnsi="Aptos" w:eastAsia="Aptos" w:cs="Aptos"/>
          <w:i/>
          <w:iCs/>
          <w:color w:val="242424"/>
        </w:rPr>
        <w:t>Baltic Star</w:t>
      </w:r>
      <w:r w:rsidRPr="7B6F8900">
        <w:rPr>
          <w:rFonts w:ascii="Aptos" w:hAnsi="Aptos" w:eastAsia="Aptos" w:cs="Aptos"/>
          <w:color w:val="242424"/>
        </w:rPr>
        <w:t xml:space="preserve"> kruizas buvo suplanuotas taip, kad disidentai galėtų priplaukti prie pat Sovietų Sąjungos jūrinės sienos ribos. Buvo numatyta išplaukti iš Stokholmo link Neringos ir Karaliaučiaus, vėliau pro Palangą, Liepoją, Estijos salas link Helsinkio ir grįžti į Stokholmą. </w:t>
      </w:r>
      <w:r w:rsidRPr="7B6F8900">
        <w:rPr>
          <w:rFonts w:ascii="Aptos" w:hAnsi="Aptos" w:eastAsia="Aptos" w:cs="Aptos"/>
          <w:i/>
          <w:iCs/>
          <w:color w:val="242424"/>
        </w:rPr>
        <w:t>Baltic Star</w:t>
      </w:r>
      <w:r w:rsidRPr="7B6F8900">
        <w:rPr>
          <w:rFonts w:ascii="Aptos" w:hAnsi="Aptos" w:eastAsia="Aptos" w:cs="Aptos"/>
          <w:color w:val="242424"/>
        </w:rPr>
        <w:t xml:space="preserve"> dalyviai išsilaipinę Helsinkyje surengė demonstraciją pagrindine Helsinkio gatve, ją palaikė visi susirinkę žmonės, demonstracija buvo plačiai aprašyta ne vien Skandinavijos, bet ir kituose Europos laikraščiuose.</w:t>
      </w:r>
      <w:r>
        <w:br/>
      </w:r>
      <w:r>
        <w:br/>
      </w:r>
      <w:r w:rsidRPr="7B6F8900">
        <w:rPr>
          <w:rFonts w:ascii="Aptos" w:hAnsi="Aptos" w:eastAsia="Aptos" w:cs="Aptos"/>
          <w:b/>
          <w:bCs/>
          <w:i/>
          <w:iCs/>
          <w:color w:val="242424"/>
        </w:rPr>
        <w:t>Baltic Star</w:t>
      </w:r>
      <w:r w:rsidRPr="7B6F8900">
        <w:rPr>
          <w:rFonts w:ascii="Aptos" w:hAnsi="Aptos" w:eastAsia="Aptos" w:cs="Aptos"/>
          <w:b/>
          <w:bCs/>
          <w:color w:val="242424"/>
        </w:rPr>
        <w:t xml:space="preserve"> kruizas neapsiėjo be Sovietų Sąjungos pastangų jį sužlugdyti - kokių priemonių imtąsi, siekiant sužlugdyti šią akciją?</w:t>
      </w:r>
      <w:r>
        <w:br/>
      </w:r>
      <w:r>
        <w:br/>
      </w:r>
      <w:r w:rsidRPr="7B6F8900">
        <w:rPr>
          <w:rFonts w:ascii="Aptos" w:hAnsi="Aptos" w:eastAsia="Aptos" w:cs="Aptos"/>
          <w:color w:val="242424"/>
        </w:rPr>
        <w:t>Atsakymas: buvo paskleistas gandas, kad laive padėta bomba</w:t>
      </w:r>
    </w:p>
    <w:p w:rsidR="5669E240" w:rsidP="7B6F8900" w:rsidRDefault="5669E240" w14:paraId="0611F815" w14:textId="2233F441">
      <w:pPr>
        <w:shd w:val="clear" w:color="auto" w:fill="FFFFFF" w:themeFill="background1"/>
        <w:spacing w:after="0"/>
      </w:pPr>
      <w:r w:rsidRPr="7B6F8900">
        <w:rPr>
          <w:rFonts w:ascii="Aptos" w:hAnsi="Aptos" w:eastAsia="Aptos" w:cs="Aptos"/>
          <w:color w:val="242424"/>
        </w:rPr>
        <w:t xml:space="preserve"> </w:t>
      </w:r>
    </w:p>
    <w:p w:rsidR="5669E240" w:rsidP="7B6F8900" w:rsidRDefault="5669E240" w14:paraId="21C9F29D" w14:textId="229D5608">
      <w:pPr>
        <w:shd w:val="clear" w:color="auto" w:fill="FFFFFF" w:themeFill="background1"/>
        <w:spacing w:after="0"/>
      </w:pPr>
      <w:r w:rsidRPr="7B6F8900">
        <w:rPr>
          <w:rFonts w:ascii="Aptos" w:hAnsi="Aptos" w:eastAsia="Aptos" w:cs="Aptos"/>
          <w:color w:val="242424"/>
        </w:rPr>
        <w:t>p.s. laivo nuotrauką atsiųsiu vėliau.</w:t>
      </w:r>
    </w:p>
    <w:p w:rsidR="7B6F8900" w:rsidP="7B6F8900" w:rsidRDefault="7B6F8900" w14:paraId="5A606D7E" w14:textId="0F4D0D9F">
      <w:pPr>
        <w:shd w:val="clear" w:color="auto" w:fill="FFFFFF" w:themeFill="background1"/>
        <w:spacing w:after="0"/>
        <w:rPr>
          <w:rFonts w:ascii="Aptos" w:hAnsi="Aptos" w:eastAsia="Aptos" w:cs="Aptos"/>
          <w:color w:val="242424"/>
        </w:rPr>
      </w:pPr>
    </w:p>
    <w:p w:rsidR="40F0C304" w:rsidP="7B6F8900" w:rsidRDefault="40F0C304" w14:paraId="62ED7245" w14:textId="5978254D">
      <w:pPr>
        <w:shd w:val="clear" w:color="auto" w:fill="FFFFFF" w:themeFill="background1"/>
        <w:spacing w:after="0"/>
      </w:pPr>
      <w:r w:rsidRPr="7B6F8900">
        <w:rPr>
          <w:rFonts w:ascii="Aptos" w:hAnsi="Aptos" w:eastAsia="Aptos" w:cs="Aptos"/>
          <w:color w:val="242424"/>
        </w:rPr>
        <w:t>Baltijos kelio simboliai Europos Parlamente</w:t>
      </w:r>
    </w:p>
    <w:p w:rsidR="7B6F8900" w:rsidP="7B6F8900" w:rsidRDefault="7B6F8900" w14:paraId="17A4FA1B" w14:textId="487A3618">
      <w:pPr>
        <w:shd w:val="clear" w:color="auto" w:fill="FFFFFF" w:themeFill="background1"/>
        <w:spacing w:after="0"/>
        <w:rPr>
          <w:rFonts w:ascii="Aptos" w:hAnsi="Aptos" w:eastAsia="Aptos" w:cs="Aptos"/>
          <w:color w:val="242424"/>
        </w:rPr>
      </w:pPr>
    </w:p>
    <w:p w:rsidR="5224E8AF" w:rsidP="7B6F8900" w:rsidRDefault="5224E8AF" w14:paraId="18AAEB35" w14:textId="7C753406">
      <w:pPr>
        <w:shd w:val="clear" w:color="auto" w:fill="FFFFFF" w:themeFill="background1"/>
        <w:spacing w:after="0"/>
        <w:rPr>
          <w:b/>
          <w:bCs/>
          <w:color w:val="121212"/>
          <w:sz w:val="25"/>
          <w:szCs w:val="25"/>
        </w:rPr>
      </w:pPr>
      <w:r w:rsidRPr="7B6F8900">
        <w:rPr>
          <w:b/>
          <w:bCs/>
          <w:color w:val="121212"/>
          <w:sz w:val="25"/>
          <w:szCs w:val="25"/>
        </w:rPr>
        <w:t>Small (or fun) talks about EU:</w:t>
      </w:r>
    </w:p>
    <w:p w:rsidR="7B6F8900" w:rsidP="7B6F8900" w:rsidRDefault="7B6F8900" w14:paraId="2C8C9E48" w14:textId="4D0E8F9B">
      <w:pPr>
        <w:shd w:val="clear" w:color="auto" w:fill="FFFFFF" w:themeFill="background1"/>
        <w:spacing w:after="0"/>
        <w:rPr>
          <w:color w:val="121212"/>
          <w:sz w:val="25"/>
          <w:szCs w:val="25"/>
        </w:rPr>
      </w:pPr>
    </w:p>
    <w:p w:rsidR="243684BE" w:rsidP="00F06C6B" w:rsidRDefault="243684BE" w14:paraId="13961D82" w14:textId="75C5FFBF">
      <w:pPr>
        <w:pStyle w:val="ListParagraph"/>
        <w:numPr>
          <w:ilvl w:val="0"/>
          <w:numId w:val="13"/>
        </w:numPr>
        <w:rPr>
          <w:color w:val="121212"/>
          <w:sz w:val="25"/>
          <w:szCs w:val="25"/>
        </w:rPr>
      </w:pPr>
      <w:r w:rsidRPr="7B6F8900">
        <w:rPr>
          <w:color w:val="121212"/>
          <w:sz w:val="25"/>
          <w:szCs w:val="25"/>
        </w:rPr>
        <w:t xml:space="preserve">Koks ES simbolis </w:t>
      </w:r>
      <w:r w:rsidRPr="7B6F8900" w:rsidR="55ED45DD">
        <w:rPr>
          <w:color w:val="121212"/>
          <w:sz w:val="25"/>
          <w:szCs w:val="25"/>
        </w:rPr>
        <w:t>buvo viešai pristatytas prieš 40 m</w:t>
      </w:r>
      <w:r w:rsidRPr="7B6F8900">
        <w:rPr>
          <w:color w:val="121212"/>
          <w:sz w:val="25"/>
          <w:szCs w:val="25"/>
        </w:rPr>
        <w:t xml:space="preserve">? Atsakymas: </w:t>
      </w:r>
      <w:r w:rsidRPr="7B6F8900" w:rsidR="5BC52D2B">
        <w:rPr>
          <w:color w:val="121212"/>
          <w:sz w:val="25"/>
          <w:szCs w:val="25"/>
        </w:rPr>
        <w:t xml:space="preserve">ES </w:t>
      </w:r>
      <w:r w:rsidRPr="7B6F8900">
        <w:rPr>
          <w:color w:val="121212"/>
          <w:sz w:val="25"/>
          <w:szCs w:val="25"/>
        </w:rPr>
        <w:t>vėliava</w:t>
      </w:r>
    </w:p>
    <w:p w:rsidR="08E59123" w:rsidP="7B6F8900" w:rsidRDefault="08E59123" w14:paraId="69787BD5" w14:textId="682DFDE1">
      <w:pPr>
        <w:rPr>
          <w:color w:val="121212"/>
          <w:sz w:val="25"/>
          <w:szCs w:val="25"/>
        </w:rPr>
      </w:pPr>
      <w:r w:rsidRPr="7B6F8900">
        <w:rPr>
          <w:color w:val="121212"/>
          <w:sz w:val="25"/>
          <w:szCs w:val="25"/>
        </w:rPr>
        <w:t>1986 m. gegužės mėn. Europos vėliava pirmą kartą iškeliama prie pastato „Berlaymont“.</w:t>
      </w:r>
      <w:r w:rsidRPr="7B6F8900" w:rsidR="38AE1A62">
        <w:rPr>
          <w:color w:val="121212"/>
          <w:sz w:val="25"/>
          <w:szCs w:val="25"/>
        </w:rPr>
        <w:t xml:space="preserve"> </w:t>
      </w:r>
    </w:p>
    <w:p w:rsidR="00B61AE6" w:rsidP="00F06C6B" w:rsidRDefault="7D036BA0" w14:paraId="2C078E63" w14:textId="0B1B99ED">
      <w:pPr>
        <w:pStyle w:val="ListParagraph"/>
        <w:numPr>
          <w:ilvl w:val="0"/>
          <w:numId w:val="13"/>
        </w:numPr>
        <w:rPr>
          <w:color w:val="121212"/>
          <w:sz w:val="25"/>
          <w:szCs w:val="25"/>
        </w:rPr>
      </w:pPr>
      <w:r w:rsidRPr="7B6F8900">
        <w:rPr>
          <w:color w:val="121212"/>
          <w:sz w:val="25"/>
          <w:szCs w:val="25"/>
        </w:rPr>
        <w:t>Kokį pasaulinį  apdovanojimą yra pelniusi ES. Atsakymas: The Nobel Peace Prize. It was awarded to the EU in 2012 based on its contributions towards peace and reconciliation.</w:t>
      </w:r>
    </w:p>
    <w:p w:rsidR="7B6F8900" w:rsidP="7B6F8900" w:rsidRDefault="7B6F8900" w14:paraId="3884269C" w14:textId="19C74D1D">
      <w:pPr>
        <w:rPr>
          <w:color w:val="121212"/>
          <w:sz w:val="25"/>
          <w:szCs w:val="25"/>
        </w:rPr>
      </w:pPr>
    </w:p>
    <w:p w:rsidR="468D068B" w:rsidP="00F06C6B" w:rsidRDefault="468D068B" w14:paraId="32739552" w14:textId="68A52081">
      <w:pPr>
        <w:pStyle w:val="ListParagraph"/>
        <w:numPr>
          <w:ilvl w:val="0"/>
          <w:numId w:val="13"/>
        </w:numPr>
        <w:rPr>
          <w:color w:val="121212"/>
          <w:sz w:val="25"/>
          <w:szCs w:val="25"/>
        </w:rPr>
      </w:pPr>
      <w:r w:rsidRPr="7B6F8900">
        <w:rPr>
          <w:color w:val="121212"/>
          <w:sz w:val="25"/>
          <w:szCs w:val="25"/>
        </w:rPr>
        <w:t>Kuris Euro banknotas turėjo pravardę “Bin Lade</w:t>
      </w:r>
      <w:r w:rsidRPr="7B6F8900" w:rsidR="49E02FAB">
        <w:rPr>
          <w:color w:val="121212"/>
          <w:sz w:val="25"/>
          <w:szCs w:val="25"/>
        </w:rPr>
        <w:t>n</w:t>
      </w:r>
      <w:r w:rsidRPr="7B6F8900">
        <w:rPr>
          <w:color w:val="121212"/>
          <w:sz w:val="25"/>
          <w:szCs w:val="25"/>
        </w:rPr>
        <w:t>”</w:t>
      </w:r>
      <w:r w:rsidRPr="7B6F8900" w:rsidR="6591E45F">
        <w:rPr>
          <w:color w:val="121212"/>
          <w:sz w:val="25"/>
          <w:szCs w:val="25"/>
        </w:rPr>
        <w:t>?</w:t>
      </w:r>
      <w:r w:rsidRPr="7B6F8900" w:rsidR="602A4282">
        <w:rPr>
          <w:color w:val="121212"/>
          <w:sz w:val="25"/>
          <w:szCs w:val="25"/>
        </w:rPr>
        <w:t xml:space="preserve"> Atsakymas:</w:t>
      </w:r>
    </w:p>
    <w:p w:rsidR="6591E45F" w:rsidP="7B6F8900" w:rsidRDefault="6591E45F" w14:paraId="5FF7E7BE" w14:textId="0C3F84CD">
      <w:r w:rsidRPr="7B6F8900">
        <w:rPr>
          <w:color w:val="121212"/>
          <w:sz w:val="25"/>
          <w:szCs w:val="25"/>
          <w:u w:val="single"/>
        </w:rPr>
        <w:t xml:space="preserve">500 Eur. </w:t>
      </w:r>
      <w:r w:rsidRPr="7B6F8900" w:rsidR="27CEF4E8">
        <w:rPr>
          <w:color w:val="121212"/>
          <w:sz w:val="25"/>
          <w:szCs w:val="25"/>
          <w:u w:val="single"/>
        </w:rPr>
        <w:t>Nebeleidžiamas nuo</w:t>
      </w:r>
      <w:r w:rsidRPr="7B6F8900">
        <w:rPr>
          <w:color w:val="121212"/>
          <w:sz w:val="25"/>
          <w:szCs w:val="25"/>
          <w:u w:val="single"/>
        </w:rPr>
        <w:t xml:space="preserve"> 2019 m. The European Central Bank has phased out the €500 note, nicknamed the “Bin Laden” because of its </w:t>
      </w:r>
      <w:hyperlink r:id="rId28">
        <w:r w:rsidRPr="7B6F8900">
          <w:rPr>
            <w:color w:val="121212"/>
            <w:sz w:val="25"/>
            <w:szCs w:val="25"/>
            <w:u w:val="single"/>
          </w:rPr>
          <w:t>association with money-laundering and terror financing</w:t>
        </w:r>
        <w:r w:rsidRPr="7B6F8900" w:rsidR="0ECFF1FF">
          <w:rPr>
            <w:color w:val="121212"/>
            <w:sz w:val="25"/>
            <w:szCs w:val="25"/>
            <w:u w:val="single"/>
          </w:rPr>
          <w:t>”</w:t>
        </w:r>
      </w:hyperlink>
      <w:r w:rsidRPr="7B6F8900">
        <w:rPr>
          <w:color w:val="121212"/>
          <w:sz w:val="25"/>
          <w:szCs w:val="25"/>
          <w:u w:val="single"/>
        </w:rPr>
        <w:t xml:space="preserve"> – and because while many people know what it looks like, few have ever seen one.</w:t>
      </w:r>
    </w:p>
    <w:p w:rsidR="7B6F8900" w:rsidP="7B6F8900" w:rsidRDefault="7B6F8900" w14:paraId="741EC2B9" w14:textId="7A737C24">
      <w:pPr>
        <w:rPr>
          <w:color w:val="121212"/>
          <w:sz w:val="25"/>
          <w:szCs w:val="25"/>
          <w:u w:val="single"/>
        </w:rPr>
      </w:pPr>
    </w:p>
    <w:p w:rsidR="7B6F8900" w:rsidP="7B6F8900" w:rsidRDefault="7B6F8900" w14:paraId="48D72D5C" w14:textId="1CBBA482">
      <w:pPr>
        <w:rPr>
          <w:color w:val="121212"/>
          <w:sz w:val="25"/>
          <w:szCs w:val="25"/>
          <w:u w:val="single"/>
        </w:rPr>
      </w:pPr>
    </w:p>
    <w:p w:rsidR="7B6F8900" w:rsidP="7B6F8900" w:rsidRDefault="7B6F8900" w14:paraId="411F8767" w14:textId="24E19E83">
      <w:pPr>
        <w:rPr>
          <w:color w:val="121212"/>
          <w:sz w:val="25"/>
          <w:szCs w:val="25"/>
          <w:u w:val="single"/>
        </w:rPr>
      </w:pPr>
    </w:p>
    <w:sectPr w:rsidR="7B6F890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KS" w:author="Kristina Simonaitytė" w:date="2026-06-14T12:39:00Z" w:id="3">
    <w:p w:rsidR="001215A2" w:rsidRDefault="001215A2" w14:paraId="256965F4" w14:textId="4B3FB1D6">
      <w:r>
        <w:annotationRef/>
      </w:r>
      <w:r w:rsidRPr="0A3B1690">
        <w:t>ar čia teisingai? Turėtų būti 71 metai, 1955 m. adopted vėliava :)</w:t>
      </w:r>
    </w:p>
  </w:comment>
  <w:comment w:initials="AL" w:author="Arnas Liauksminas" w:date="2026-06-12T17:50:00Z" w:id="5">
    <w:p w:rsidR="001215A2" w:rsidRDefault="001215A2" w14:paraId="048356B6" w14:textId="75AB4880">
      <w:r>
        <w:annotationRef/>
      </w:r>
      <w:r w:rsidRPr="672021ED">
        <w:t xml:space="preserve">Galim pakeisti, jei surasime geresnę alternatyvą. </w:t>
      </w:r>
    </w:p>
  </w:comment>
  <w:comment w:initials="AL" w:author="Arnas Liauksminas" w:date="2026-06-12T17:53:00Z" w:id="14">
    <w:p w:rsidR="001215A2" w:rsidRDefault="001215A2" w14:paraId="3BECA99E" w14:textId="08F92C59">
      <w:r>
        <w:annotationRef/>
      </w:r>
      <w:r w:rsidRPr="0A12E053">
        <w:t>Reikia iš Politico naujienlaiškio gabaliuko</w:t>
      </w:r>
    </w:p>
  </w:comment>
  <w:comment w:initials="AL" w:author="Arnas Liauksminas" w:date="2026-06-12T17:58:00Z" w:id="18">
    <w:p w:rsidR="001215A2" w:rsidRDefault="001215A2" w14:paraId="2D95B87F" w14:textId="3610C779">
      <w:r>
        <w:annotationRef/>
      </w:r>
      <w:r w:rsidRPr="45684EA6">
        <w:t>Perfurmuluoti, reikia hint'ų</w:t>
      </w:r>
    </w:p>
  </w:comment>
  <w:comment w:initials="KS" w:author="Kristina Simonaitytė" w:date="2026-06-12T18:00:00Z" w:id="19">
    <w:p w:rsidR="001215A2" w:rsidRDefault="001215A2" w14:paraId="56041E54" w14:textId="2E805CA8">
      <w:r>
        <w:annotationRef/>
      </w:r>
      <w:r w:rsidRPr="53DD2CCB">
        <w:t>jurassic period, zach galifianakis between two ferns, trečias hint'as</w:t>
      </w:r>
    </w:p>
  </w:comment>
  <w:comment w:initials="KS" w:author="Kristina Simonaitytė" w:date="2026-06-14T12:50:00Z" w:id="20">
    <w:p w:rsidR="001215A2" w:rsidRDefault="001215A2" w14:paraId="291E291A" w14:textId="6055CD43">
      <w:r>
        <w:annotationRef/>
      </w:r>
      <w:r w:rsidRPr="194D8A60">
        <w:t>patikrinau, vis tik latviai ir estai greičiausiai turi šią tradiciją, tai gal tuomet papildomų hintų nereikia?</w:t>
      </w:r>
    </w:p>
  </w:comment>
  <w:comment w:initials="KS" w:author="Kristina Simonaitytė" w:date="2026-06-12T16:07:00Z" w:id="27">
    <w:p w:rsidR="001215A2" w:rsidRDefault="001215A2" w14:paraId="784B466F" w14:textId="4C09259E">
      <w:r>
        <w:annotationRef/>
      </w:r>
      <w:r w:rsidRPr="1C5CF02E">
        <w:t>Siūlau alternatyvą iš šių metų:</w:t>
      </w:r>
    </w:p>
    <w:p w:rsidR="001215A2" w:rsidRDefault="001215A2" w14:paraId="7CF344D6" w14:textId="5ABF374D"/>
    <w:p w:rsidR="001215A2" w:rsidRDefault="001215A2" w14:paraId="519ABA6B" w14:textId="406E4CF1">
      <w:r w:rsidRPr="092F2DA5">
        <w:t xml:space="preserve">On 12 June 1926 a vocal Lithuanian institution was born. Its first words were "Alio alio". Since the end of the last year there have been multiple thousands-strong protests in the country to try to protect its freedom of speech. </w:t>
      </w:r>
    </w:p>
    <w:p w:rsidR="001215A2" w:rsidRDefault="001215A2" w14:paraId="2A3018EC" w14:textId="17465273"/>
    <w:p w:rsidR="001215A2" w:rsidRDefault="001215A2" w14:paraId="084E1ECB" w14:textId="4BB9E1E3">
      <w:r w:rsidRPr="594F624A">
        <w:t xml:space="preserve">What is this institution? </w:t>
      </w:r>
    </w:p>
    <w:p w:rsidR="001215A2" w:rsidRDefault="001215A2" w14:paraId="6AE3D37B" w14:textId="36C538D0"/>
    <w:p w:rsidR="001215A2" w:rsidRDefault="001215A2" w14:paraId="6F40DE74" w14:textId="43A78D8A">
      <w:r w:rsidRPr="51629820">
        <w:t>Answer: Lithuanian Radio (and Television)</w:t>
      </w:r>
    </w:p>
    <w:p w:rsidR="001215A2" w:rsidRDefault="001215A2" w14:paraId="4A9A98F7" w14:textId="635D1E81"/>
    <w:p w:rsidR="001215A2" w:rsidRDefault="001215A2" w14:paraId="282AB61B" w14:textId="67CEC48F">
      <w:r w:rsidRPr="2C108118">
        <w:t>Iliustracijai kažkas iš protestų?</w:t>
      </w:r>
    </w:p>
  </w:comment>
  <w:comment w:initials="KS" w:author="Kristina Simonaitytė" w:date="2026-06-12T16:07:00Z" w:id="28">
    <w:p w:rsidR="001215A2" w:rsidRDefault="001215A2" w14:paraId="54054DEC" w14:textId="6111D215">
      <w:r>
        <w:annotationRef/>
      </w:r>
      <w:hyperlink w:history="1" r:id="rId1">
        <w:r w:rsidRPr="6C3C95A1">
          <w:rPr>
            <w:rStyle w:val="Hyperlink"/>
          </w:rPr>
          <w:t>Pašto ženkle – vieta, nuo kurios prasidėjo Lietuvos radijo istorija | Lietuvos paštas</w:t>
        </w:r>
      </w:hyperlink>
    </w:p>
    <w:p w:rsidR="001215A2" w:rsidRDefault="001215A2" w14:paraId="0A52250F" w14:textId="70742DFE"/>
    <w:p w:rsidR="001215A2" w:rsidRDefault="001215A2" w14:paraId="1AFBF7BF" w14:textId="1886920E">
      <w:hyperlink w:history="1" r:id="rId2">
        <w:r w:rsidRPr="43E65CF7">
          <w:rPr>
            <w:rStyle w:val="Hyperlink"/>
          </w:rPr>
          <w:t>1926. Pirmasis išsaugotas Lietuvos radijo šaukinys - Radioteka - LRT</w:t>
        </w:r>
      </w:hyperlink>
    </w:p>
  </w:comment>
  <w:comment w:initials="AL" w:author="Arnas Liauksminas" w:date="2026-06-14T13:39:00Z" w:id="30">
    <w:p w:rsidR="001215A2" w:rsidRDefault="001215A2" w14:paraId="57524845" w14:textId="6711CD90">
      <w:r>
        <w:annotationRef/>
      </w:r>
      <w:r w:rsidRPr="1F44097B">
        <w:t xml:space="preserve">O tai ne Naujoji Zelandija? Ar tu nori fokusuot klausimą į Europą? </w:t>
      </w:r>
      <w:hyperlink w:history="1" r:id="rId3">
        <w:r w:rsidRPr="31BBE868">
          <w:rPr>
            <w:rStyle w:val="Hyperlink"/>
          </w:rPr>
          <w:t>https://en.wikipedia.org/wiki/Timeline_of_women%27s_suffrage</w:t>
        </w:r>
      </w:hyperlink>
      <w:r w:rsidRPr="407D047E">
        <w:t xml:space="preserve"> </w:t>
      </w:r>
    </w:p>
    <w:p w:rsidR="001215A2" w:rsidRDefault="001215A2" w14:paraId="21E1A8DE" w14:textId="4A7BE1B6"/>
    <w:p w:rsidR="001215A2" w:rsidRDefault="001215A2" w14:paraId="33E61628" w14:textId="40328B2B">
      <w:r w:rsidRPr="0A189B56">
        <w:t xml:space="preserve">Ši formuluotė tinka, jei norime priskirt klausimą prie lengvesnių :) nes jau paminėjus Šveicariją kaip ir aiškus atsakymas :) </w:t>
      </w:r>
    </w:p>
    <w:p w:rsidR="001215A2" w:rsidRDefault="001215A2" w14:paraId="00C027BB" w14:textId="2C1007D3"/>
  </w:comment>
  <w:comment w:initials="KS" w:author="Kristina Simonaitytė" w:date="2026-06-12T17:02:00Z" w:id="50">
    <w:p w:rsidR="001215A2" w:rsidRDefault="001215A2" w14:paraId="4D7386D9" w14:textId="67E6C12D">
      <w:r>
        <w:annotationRef/>
      </w:r>
      <w:r w:rsidRPr="245A3694">
        <w:t>Siūlau alternatyvą:</w:t>
      </w:r>
    </w:p>
    <w:p w:rsidR="001215A2" w:rsidRDefault="001215A2" w14:paraId="4F2E66B6" w14:textId="5446D1FC"/>
    <w:p w:rsidR="001215A2" w:rsidRDefault="001215A2" w14:paraId="0809AC75" w14:textId="55FA1B0F">
      <w:r w:rsidRPr="6B7DA49C">
        <w:t xml:space="preserve">When his army was passing through Vilnius, a city legend claims that OOO fell in love with one of the city churches - a tiny St Anne's - and wanted to bring it back home in a palm of his hand. On the same trip he also passed through Kaunas, where there's a hill still known as OOO's hat (or chapeau). </w:t>
      </w:r>
    </w:p>
    <w:p w:rsidR="001215A2" w:rsidRDefault="001215A2" w14:paraId="6A97941C" w14:textId="47589C9F"/>
    <w:p w:rsidR="001215A2" w:rsidRDefault="001215A2" w14:paraId="5CFB4C84" w14:textId="5A8C6674">
      <w:r w:rsidRPr="6960AA88">
        <w:t>Who was OOO?</w:t>
      </w:r>
    </w:p>
    <w:p w:rsidR="001215A2" w:rsidRDefault="001215A2" w14:paraId="6F402E7E" w14:textId="3A38A0A6"/>
    <w:p w:rsidR="001215A2" w:rsidRDefault="001215A2" w14:paraId="79660F77" w14:textId="22211906">
      <w:r w:rsidRPr="1B4A7F53">
        <w:t xml:space="preserve">Answer: Napoleon </w:t>
      </w:r>
    </w:p>
  </w:comment>
  <w:comment w:initials="KS" w:author="Kristina Simonaitytė" w:date="2026-06-14T12:20:00Z" w:id="213">
    <w:p w:rsidR="001215A2" w:rsidRDefault="001215A2" w14:paraId="682D56B2" w14:textId="54169CCF">
      <w:r>
        <w:annotationRef/>
      </w:r>
      <w:r w:rsidRPr="79208BEB">
        <w:t>This moving piece was written sometime in the early 20th century by Mikalojus Konstantinas Čiurlionis, the most famous Lithuanian composer and painter. In 2025 we celebrated his 150th birthday and this powerful piece has also become the soundtrack to the freedom of speech protests that swept the country at the end of last year. What is the one-word title of this symphonic poem?  </w:t>
      </w:r>
    </w:p>
  </w:comment>
  <w:comment xmlns:w="http://schemas.openxmlformats.org/wordprocessingml/2006/main" w:initials="IM" w:author="Ingrida Murauskaitė-Bull" w:date="2026-06-14T15:53:39" w:id="1020215059">
    <w:p xmlns:w14="http://schemas.microsoft.com/office/word/2010/wordml" xmlns:w="http://schemas.openxmlformats.org/wordprocessingml/2006/main" w:rsidR="49CB4960" w:rsidRDefault="2A81EC95" w14:paraId="6A6A51B4" w14:textId="503E11B8">
      <w:pPr>
        <w:pStyle w:val="CommentText"/>
      </w:pPr>
      <w:r>
        <w:rPr>
          <w:rStyle w:val="CommentReference"/>
        </w:rPr>
        <w:annotationRef/>
      </w:r>
      <w:r w:rsidRPr="366B7959" w:rsidR="6D88B258">
        <w:t>Nu tada galiausiai jei pagal šitą planą su klausimais, gal nevadinkim music round, nes tas music tai čia tik tarp kitko užuomina labiau gavosi (kadangi vis tiek klausimai paruošti, o ne tiesiog kokia tai daina/atlikejas)</w:t>
      </w:r>
    </w:p>
  </w:comment>
</w:comments>
</file>

<file path=word/commentsExtended.xml><?xml version="1.0" encoding="utf-8"?>
<w15:commentsEx xmlns:mc="http://schemas.openxmlformats.org/markup-compatibility/2006" xmlns:w15="http://schemas.microsoft.com/office/word/2012/wordml" mc:Ignorable="w15">
  <w15:commentEx w15:done="0" w15:paraId="256965F4"/>
  <w15:commentEx w15:done="0" w15:paraId="048356B6"/>
  <w15:commentEx w15:done="0" w15:paraId="3BECA99E"/>
  <w15:commentEx w15:done="0" w15:paraId="2D95B87F"/>
  <w15:commentEx w15:done="0" w15:paraId="56041E54" w15:paraIdParent="2D95B87F"/>
  <w15:commentEx w15:done="0" w15:paraId="291E291A" w15:paraIdParent="2D95B87F"/>
  <w15:commentEx w15:done="1" w15:paraId="282AB61B"/>
  <w15:commentEx w15:done="1" w15:paraId="1AFBF7BF" w15:paraIdParent="282AB61B"/>
  <w15:commentEx w15:done="0" w15:paraId="00C027BB"/>
  <w15:commentEx w15:done="1" w15:paraId="79660F77"/>
  <w15:commentEx w15:done="0" w15:paraId="682D56B2"/>
  <w15:commentEx w15:done="0" w15:paraId="6A6A51B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D51CBA" w16cex:dateUtc="2026-06-14T10:39:00Z"/>
  <w16cex:commentExtensible w16cex:durableId="698B19C2" w16cex:dateUtc="2026-06-12T15:50:00Z"/>
  <w16cex:commentExtensible w16cex:durableId="6C3C53C7" w16cex:dateUtc="2026-06-12T15:53:00Z"/>
  <w16cex:commentExtensible w16cex:durableId="2617AF58" w16cex:dateUtc="2026-06-12T15:58:00Z"/>
  <w16cex:commentExtensible w16cex:durableId="0CDB0755" w16cex:dateUtc="2026-06-12T16:00:00Z"/>
  <w16cex:commentExtensible w16cex:durableId="16B774BC" w16cex:dateUtc="2026-06-14T10:50:00Z"/>
  <w16cex:commentExtensible w16cex:durableId="36923F7F" w16cex:dateUtc="2026-06-12T14:07:00Z"/>
  <w16cex:commentExtensible w16cex:durableId="5B888864" w16cex:dateUtc="2026-06-12T14:07:00Z"/>
  <w16cex:commentExtensible w16cex:durableId="7F5AE35A" w16cex:dateUtc="2026-06-14T11:39:00Z"/>
  <w16cex:commentExtensible w16cex:durableId="35E118C7" w16cex:dateUtc="2026-06-12T15:02:00Z"/>
  <w16cex:commentExtensible w16cex:durableId="1F521958" w16cex:dateUtc="2026-06-14T10:20:00Z"/>
  <w16cex:commentExtensible w16cex:durableId="257AF06D" w16cex:dateUtc="2026-06-14T13:53:39.403Z"/>
</w16cex:commentsExtensible>
</file>

<file path=word/commentsIds.xml><?xml version="1.0" encoding="utf-8"?>
<w16cid:commentsIds xmlns:mc="http://schemas.openxmlformats.org/markup-compatibility/2006" xmlns:w16cid="http://schemas.microsoft.com/office/word/2016/wordml/cid" mc:Ignorable="w16cid">
  <w16cid:commentId w16cid:paraId="256965F4" w16cid:durableId="73D51CBA"/>
  <w16cid:commentId w16cid:paraId="048356B6" w16cid:durableId="698B19C2"/>
  <w16cid:commentId w16cid:paraId="3BECA99E" w16cid:durableId="6C3C53C7"/>
  <w16cid:commentId w16cid:paraId="2D95B87F" w16cid:durableId="2617AF58"/>
  <w16cid:commentId w16cid:paraId="56041E54" w16cid:durableId="0CDB0755"/>
  <w16cid:commentId w16cid:paraId="291E291A" w16cid:durableId="16B774BC"/>
  <w16cid:commentId w16cid:paraId="282AB61B" w16cid:durableId="36923F7F"/>
  <w16cid:commentId w16cid:paraId="1AFBF7BF" w16cid:durableId="5B888864"/>
  <w16cid:commentId w16cid:paraId="00C027BB" w16cid:durableId="7F5AE35A"/>
  <w16cid:commentId w16cid:paraId="79660F77" w16cid:durableId="35E118C7"/>
  <w16cid:commentId w16cid:paraId="682D56B2" w16cid:durableId="1F521958"/>
  <w16cid:commentId w16cid:paraId="6A6A51B4" w16cid:durableId="257AF06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CB8A7"/>
    <w:multiLevelType w:val="hybridMultilevel"/>
    <w:tmpl w:val="FFFFFFFF"/>
    <w:lvl w:ilvl="0" w:tplc="E91434C0">
      <w:start w:val="1"/>
      <w:numFmt w:val="decimal"/>
      <w:lvlText w:val="%1)"/>
      <w:lvlJc w:val="left"/>
      <w:pPr>
        <w:ind w:left="720" w:hanging="360"/>
      </w:pPr>
    </w:lvl>
    <w:lvl w:ilvl="1" w:tplc="0BF045BA">
      <w:start w:val="1"/>
      <w:numFmt w:val="lowerLetter"/>
      <w:lvlText w:val="%2."/>
      <w:lvlJc w:val="left"/>
      <w:pPr>
        <w:ind w:left="1440" w:hanging="360"/>
      </w:pPr>
    </w:lvl>
    <w:lvl w:ilvl="2" w:tplc="4CF49F08">
      <w:start w:val="1"/>
      <w:numFmt w:val="lowerRoman"/>
      <w:lvlText w:val="%3."/>
      <w:lvlJc w:val="right"/>
      <w:pPr>
        <w:ind w:left="2160" w:hanging="180"/>
      </w:pPr>
    </w:lvl>
    <w:lvl w:ilvl="3" w:tplc="6F7A2E92">
      <w:start w:val="1"/>
      <w:numFmt w:val="decimal"/>
      <w:lvlText w:val="%4."/>
      <w:lvlJc w:val="left"/>
      <w:pPr>
        <w:ind w:left="2880" w:hanging="360"/>
      </w:pPr>
    </w:lvl>
    <w:lvl w:ilvl="4" w:tplc="F9004162">
      <w:start w:val="1"/>
      <w:numFmt w:val="lowerLetter"/>
      <w:lvlText w:val="%5."/>
      <w:lvlJc w:val="left"/>
      <w:pPr>
        <w:ind w:left="3600" w:hanging="360"/>
      </w:pPr>
    </w:lvl>
    <w:lvl w:ilvl="5" w:tplc="CEFC57EE">
      <w:start w:val="1"/>
      <w:numFmt w:val="lowerRoman"/>
      <w:lvlText w:val="%6."/>
      <w:lvlJc w:val="right"/>
      <w:pPr>
        <w:ind w:left="4320" w:hanging="180"/>
      </w:pPr>
    </w:lvl>
    <w:lvl w:ilvl="6" w:tplc="C2D044F8">
      <w:start w:val="1"/>
      <w:numFmt w:val="decimal"/>
      <w:lvlText w:val="%7."/>
      <w:lvlJc w:val="left"/>
      <w:pPr>
        <w:ind w:left="5040" w:hanging="360"/>
      </w:pPr>
    </w:lvl>
    <w:lvl w:ilvl="7" w:tplc="5A84E6E8">
      <w:start w:val="1"/>
      <w:numFmt w:val="lowerLetter"/>
      <w:lvlText w:val="%8."/>
      <w:lvlJc w:val="left"/>
      <w:pPr>
        <w:ind w:left="5760" w:hanging="360"/>
      </w:pPr>
    </w:lvl>
    <w:lvl w:ilvl="8" w:tplc="E40E9360">
      <w:start w:val="1"/>
      <w:numFmt w:val="lowerRoman"/>
      <w:lvlText w:val="%9."/>
      <w:lvlJc w:val="right"/>
      <w:pPr>
        <w:ind w:left="6480" w:hanging="180"/>
      </w:pPr>
    </w:lvl>
  </w:abstractNum>
  <w:abstractNum w:abstractNumId="1" w15:restartNumberingAfterBreak="0">
    <w:nsid w:val="0FD03DC6"/>
    <w:multiLevelType w:val="hybridMultilevel"/>
    <w:tmpl w:val="FFFFFFFF"/>
    <w:lvl w:ilvl="0" w:tplc="601EED1A">
      <w:start w:val="6"/>
      <w:numFmt w:val="decimal"/>
      <w:lvlText w:val="%1."/>
      <w:lvlJc w:val="left"/>
      <w:pPr>
        <w:ind w:left="720" w:hanging="360"/>
      </w:pPr>
    </w:lvl>
    <w:lvl w:ilvl="1" w:tplc="BA0872BE">
      <w:start w:val="1"/>
      <w:numFmt w:val="lowerLetter"/>
      <w:lvlText w:val="%2."/>
      <w:lvlJc w:val="left"/>
      <w:pPr>
        <w:ind w:left="1440" w:hanging="360"/>
      </w:pPr>
    </w:lvl>
    <w:lvl w:ilvl="2" w:tplc="74566062">
      <w:start w:val="1"/>
      <w:numFmt w:val="lowerRoman"/>
      <w:lvlText w:val="%3."/>
      <w:lvlJc w:val="right"/>
      <w:pPr>
        <w:ind w:left="2160" w:hanging="180"/>
      </w:pPr>
    </w:lvl>
    <w:lvl w:ilvl="3" w:tplc="0EEA66D8">
      <w:start w:val="1"/>
      <w:numFmt w:val="decimal"/>
      <w:lvlText w:val="%4."/>
      <w:lvlJc w:val="left"/>
      <w:pPr>
        <w:ind w:left="2880" w:hanging="360"/>
      </w:pPr>
    </w:lvl>
    <w:lvl w:ilvl="4" w:tplc="ECBA3994">
      <w:start w:val="1"/>
      <w:numFmt w:val="lowerLetter"/>
      <w:lvlText w:val="%5."/>
      <w:lvlJc w:val="left"/>
      <w:pPr>
        <w:ind w:left="3600" w:hanging="360"/>
      </w:pPr>
    </w:lvl>
    <w:lvl w:ilvl="5" w:tplc="52A0133E">
      <w:start w:val="1"/>
      <w:numFmt w:val="lowerRoman"/>
      <w:lvlText w:val="%6."/>
      <w:lvlJc w:val="right"/>
      <w:pPr>
        <w:ind w:left="4320" w:hanging="180"/>
      </w:pPr>
    </w:lvl>
    <w:lvl w:ilvl="6" w:tplc="B59EF89A">
      <w:start w:val="1"/>
      <w:numFmt w:val="decimal"/>
      <w:lvlText w:val="%7."/>
      <w:lvlJc w:val="left"/>
      <w:pPr>
        <w:ind w:left="5040" w:hanging="360"/>
      </w:pPr>
    </w:lvl>
    <w:lvl w:ilvl="7" w:tplc="B72C9484">
      <w:start w:val="1"/>
      <w:numFmt w:val="lowerLetter"/>
      <w:lvlText w:val="%8."/>
      <w:lvlJc w:val="left"/>
      <w:pPr>
        <w:ind w:left="5760" w:hanging="360"/>
      </w:pPr>
    </w:lvl>
    <w:lvl w:ilvl="8" w:tplc="1FC05396">
      <w:start w:val="1"/>
      <w:numFmt w:val="lowerRoman"/>
      <w:lvlText w:val="%9."/>
      <w:lvlJc w:val="right"/>
      <w:pPr>
        <w:ind w:left="6480" w:hanging="180"/>
      </w:pPr>
    </w:lvl>
  </w:abstractNum>
  <w:abstractNum w:abstractNumId="2" w15:restartNumberingAfterBreak="0">
    <w:nsid w:val="12B23496"/>
    <w:multiLevelType w:val="hybridMultilevel"/>
    <w:tmpl w:val="FFFFFFFF"/>
    <w:lvl w:ilvl="0" w:tplc="724ADF7A">
      <w:start w:val="1"/>
      <w:numFmt w:val="bullet"/>
      <w:lvlText w:val=""/>
      <w:lvlJc w:val="left"/>
      <w:pPr>
        <w:ind w:left="720" w:hanging="360"/>
      </w:pPr>
      <w:rPr>
        <w:rFonts w:hint="default" w:ascii="Symbol" w:hAnsi="Symbol"/>
      </w:rPr>
    </w:lvl>
    <w:lvl w:ilvl="1" w:tplc="F594F7DA">
      <w:start w:val="1"/>
      <w:numFmt w:val="bullet"/>
      <w:lvlText w:val="o"/>
      <w:lvlJc w:val="left"/>
      <w:pPr>
        <w:ind w:left="1440" w:hanging="360"/>
      </w:pPr>
      <w:rPr>
        <w:rFonts w:hint="default" w:ascii="Courier New" w:hAnsi="Courier New"/>
      </w:rPr>
    </w:lvl>
    <w:lvl w:ilvl="2" w:tplc="15BC2A2C">
      <w:start w:val="1"/>
      <w:numFmt w:val="bullet"/>
      <w:lvlText w:val=""/>
      <w:lvlJc w:val="left"/>
      <w:pPr>
        <w:ind w:left="2160" w:hanging="360"/>
      </w:pPr>
      <w:rPr>
        <w:rFonts w:hint="default" w:ascii="Wingdings" w:hAnsi="Wingdings"/>
      </w:rPr>
    </w:lvl>
    <w:lvl w:ilvl="3" w:tplc="52CE0514">
      <w:start w:val="1"/>
      <w:numFmt w:val="bullet"/>
      <w:lvlText w:val=""/>
      <w:lvlJc w:val="left"/>
      <w:pPr>
        <w:ind w:left="2880" w:hanging="360"/>
      </w:pPr>
      <w:rPr>
        <w:rFonts w:hint="default" w:ascii="Symbol" w:hAnsi="Symbol"/>
      </w:rPr>
    </w:lvl>
    <w:lvl w:ilvl="4" w:tplc="49DC0274">
      <w:start w:val="1"/>
      <w:numFmt w:val="bullet"/>
      <w:lvlText w:val="o"/>
      <w:lvlJc w:val="left"/>
      <w:pPr>
        <w:ind w:left="3600" w:hanging="360"/>
      </w:pPr>
      <w:rPr>
        <w:rFonts w:hint="default" w:ascii="Courier New" w:hAnsi="Courier New"/>
      </w:rPr>
    </w:lvl>
    <w:lvl w:ilvl="5" w:tplc="91B8C8D2">
      <w:start w:val="1"/>
      <w:numFmt w:val="bullet"/>
      <w:lvlText w:val=""/>
      <w:lvlJc w:val="left"/>
      <w:pPr>
        <w:ind w:left="4320" w:hanging="360"/>
      </w:pPr>
      <w:rPr>
        <w:rFonts w:hint="default" w:ascii="Wingdings" w:hAnsi="Wingdings"/>
      </w:rPr>
    </w:lvl>
    <w:lvl w:ilvl="6" w:tplc="B916004A">
      <w:start w:val="1"/>
      <w:numFmt w:val="bullet"/>
      <w:lvlText w:val=""/>
      <w:lvlJc w:val="left"/>
      <w:pPr>
        <w:ind w:left="5040" w:hanging="360"/>
      </w:pPr>
      <w:rPr>
        <w:rFonts w:hint="default" w:ascii="Symbol" w:hAnsi="Symbol"/>
      </w:rPr>
    </w:lvl>
    <w:lvl w:ilvl="7" w:tplc="6740923E">
      <w:start w:val="1"/>
      <w:numFmt w:val="bullet"/>
      <w:lvlText w:val="o"/>
      <w:lvlJc w:val="left"/>
      <w:pPr>
        <w:ind w:left="5760" w:hanging="360"/>
      </w:pPr>
      <w:rPr>
        <w:rFonts w:hint="default" w:ascii="Courier New" w:hAnsi="Courier New"/>
      </w:rPr>
    </w:lvl>
    <w:lvl w:ilvl="8" w:tplc="F782EC3E">
      <w:start w:val="1"/>
      <w:numFmt w:val="bullet"/>
      <w:lvlText w:val=""/>
      <w:lvlJc w:val="left"/>
      <w:pPr>
        <w:ind w:left="6480" w:hanging="360"/>
      </w:pPr>
      <w:rPr>
        <w:rFonts w:hint="default" w:ascii="Wingdings" w:hAnsi="Wingdings"/>
      </w:rPr>
    </w:lvl>
  </w:abstractNum>
  <w:abstractNum w:abstractNumId="3" w15:restartNumberingAfterBreak="0">
    <w:nsid w:val="1DE1032A"/>
    <w:multiLevelType w:val="hybridMultilevel"/>
    <w:tmpl w:val="FFFFFFFF"/>
    <w:lvl w:ilvl="0" w:tplc="902A3A5C">
      <w:start w:val="1"/>
      <w:numFmt w:val="decimal"/>
      <w:lvlText w:val="%1)"/>
      <w:lvlJc w:val="left"/>
      <w:pPr>
        <w:ind w:left="720" w:hanging="360"/>
      </w:pPr>
    </w:lvl>
    <w:lvl w:ilvl="1" w:tplc="69D6D642">
      <w:start w:val="1"/>
      <w:numFmt w:val="lowerLetter"/>
      <w:lvlText w:val="%2."/>
      <w:lvlJc w:val="left"/>
      <w:pPr>
        <w:ind w:left="1440" w:hanging="360"/>
      </w:pPr>
    </w:lvl>
    <w:lvl w:ilvl="2" w:tplc="188E43B2">
      <w:start w:val="1"/>
      <w:numFmt w:val="lowerRoman"/>
      <w:lvlText w:val="%3."/>
      <w:lvlJc w:val="right"/>
      <w:pPr>
        <w:ind w:left="2160" w:hanging="180"/>
      </w:pPr>
    </w:lvl>
    <w:lvl w:ilvl="3" w:tplc="6C4AEA26">
      <w:start w:val="1"/>
      <w:numFmt w:val="decimal"/>
      <w:lvlText w:val="%4."/>
      <w:lvlJc w:val="left"/>
      <w:pPr>
        <w:ind w:left="2880" w:hanging="360"/>
      </w:pPr>
    </w:lvl>
    <w:lvl w:ilvl="4" w:tplc="6012156C">
      <w:start w:val="1"/>
      <w:numFmt w:val="lowerLetter"/>
      <w:lvlText w:val="%5."/>
      <w:lvlJc w:val="left"/>
      <w:pPr>
        <w:ind w:left="3600" w:hanging="360"/>
      </w:pPr>
    </w:lvl>
    <w:lvl w:ilvl="5" w:tplc="594C21B2">
      <w:start w:val="1"/>
      <w:numFmt w:val="lowerRoman"/>
      <w:lvlText w:val="%6."/>
      <w:lvlJc w:val="right"/>
      <w:pPr>
        <w:ind w:left="4320" w:hanging="180"/>
      </w:pPr>
    </w:lvl>
    <w:lvl w:ilvl="6" w:tplc="190C2904">
      <w:start w:val="1"/>
      <w:numFmt w:val="decimal"/>
      <w:lvlText w:val="%7."/>
      <w:lvlJc w:val="left"/>
      <w:pPr>
        <w:ind w:left="5040" w:hanging="360"/>
      </w:pPr>
    </w:lvl>
    <w:lvl w:ilvl="7" w:tplc="E236EFD4">
      <w:start w:val="1"/>
      <w:numFmt w:val="lowerLetter"/>
      <w:lvlText w:val="%8."/>
      <w:lvlJc w:val="left"/>
      <w:pPr>
        <w:ind w:left="5760" w:hanging="360"/>
      </w:pPr>
    </w:lvl>
    <w:lvl w:ilvl="8" w:tplc="17B61D94">
      <w:start w:val="1"/>
      <w:numFmt w:val="lowerRoman"/>
      <w:lvlText w:val="%9."/>
      <w:lvlJc w:val="right"/>
      <w:pPr>
        <w:ind w:left="6480" w:hanging="180"/>
      </w:pPr>
    </w:lvl>
  </w:abstractNum>
  <w:abstractNum w:abstractNumId="4" w15:restartNumberingAfterBreak="0">
    <w:nsid w:val="1E2B4DEA"/>
    <w:multiLevelType w:val="hybridMultilevel"/>
    <w:tmpl w:val="5024FA2C"/>
    <w:lvl w:ilvl="0" w:tplc="14B0E274">
      <w:start w:val="1"/>
      <w:numFmt w:val="decimal"/>
      <w:lvlText w:val="%1."/>
      <w:lvlJc w:val="left"/>
      <w:pPr>
        <w:ind w:left="720" w:hanging="360"/>
      </w:pPr>
    </w:lvl>
    <w:lvl w:ilvl="1" w:tplc="1AB60A48">
      <w:start w:val="1"/>
      <w:numFmt w:val="lowerLetter"/>
      <w:lvlText w:val="%2."/>
      <w:lvlJc w:val="left"/>
      <w:pPr>
        <w:ind w:left="1440" w:hanging="360"/>
      </w:pPr>
    </w:lvl>
    <w:lvl w:ilvl="2" w:tplc="D01C5C7A">
      <w:start w:val="1"/>
      <w:numFmt w:val="lowerRoman"/>
      <w:lvlText w:val="%3."/>
      <w:lvlJc w:val="right"/>
      <w:pPr>
        <w:ind w:left="2160" w:hanging="180"/>
      </w:pPr>
    </w:lvl>
    <w:lvl w:ilvl="3" w:tplc="19C604F8">
      <w:start w:val="1"/>
      <w:numFmt w:val="decimal"/>
      <w:lvlText w:val="%4."/>
      <w:lvlJc w:val="left"/>
      <w:pPr>
        <w:ind w:left="2880" w:hanging="360"/>
      </w:pPr>
    </w:lvl>
    <w:lvl w:ilvl="4" w:tplc="1A84B1AA">
      <w:start w:val="1"/>
      <w:numFmt w:val="lowerLetter"/>
      <w:lvlText w:val="%5."/>
      <w:lvlJc w:val="left"/>
      <w:pPr>
        <w:ind w:left="3600" w:hanging="360"/>
      </w:pPr>
    </w:lvl>
    <w:lvl w:ilvl="5" w:tplc="4F90B1D8">
      <w:start w:val="1"/>
      <w:numFmt w:val="lowerRoman"/>
      <w:lvlText w:val="%6."/>
      <w:lvlJc w:val="right"/>
      <w:pPr>
        <w:ind w:left="4320" w:hanging="180"/>
      </w:pPr>
    </w:lvl>
    <w:lvl w:ilvl="6" w:tplc="630646C4">
      <w:start w:val="1"/>
      <w:numFmt w:val="decimal"/>
      <w:lvlText w:val="%7."/>
      <w:lvlJc w:val="left"/>
      <w:pPr>
        <w:ind w:left="5040" w:hanging="360"/>
      </w:pPr>
    </w:lvl>
    <w:lvl w:ilvl="7" w:tplc="4D202278">
      <w:start w:val="1"/>
      <w:numFmt w:val="lowerLetter"/>
      <w:lvlText w:val="%8."/>
      <w:lvlJc w:val="left"/>
      <w:pPr>
        <w:ind w:left="5760" w:hanging="360"/>
      </w:pPr>
    </w:lvl>
    <w:lvl w:ilvl="8" w:tplc="C838C7C8">
      <w:start w:val="1"/>
      <w:numFmt w:val="lowerRoman"/>
      <w:lvlText w:val="%9."/>
      <w:lvlJc w:val="right"/>
      <w:pPr>
        <w:ind w:left="6480" w:hanging="180"/>
      </w:pPr>
    </w:lvl>
  </w:abstractNum>
  <w:abstractNum w:abstractNumId="5" w15:restartNumberingAfterBreak="0">
    <w:nsid w:val="1E5454D1"/>
    <w:multiLevelType w:val="hybridMultilevel"/>
    <w:tmpl w:val="FFFFFFFF"/>
    <w:lvl w:ilvl="0" w:tplc="16BEF866">
      <w:start w:val="2"/>
      <w:numFmt w:val="decimal"/>
      <w:lvlText w:val="%1."/>
      <w:lvlJc w:val="left"/>
      <w:pPr>
        <w:ind w:left="720" w:hanging="360"/>
      </w:pPr>
    </w:lvl>
    <w:lvl w:ilvl="1" w:tplc="FF7CF84E">
      <w:start w:val="1"/>
      <w:numFmt w:val="lowerLetter"/>
      <w:lvlText w:val="%2."/>
      <w:lvlJc w:val="left"/>
      <w:pPr>
        <w:ind w:left="1440" w:hanging="360"/>
      </w:pPr>
    </w:lvl>
    <w:lvl w:ilvl="2" w:tplc="80025EAC">
      <w:start w:val="1"/>
      <w:numFmt w:val="lowerRoman"/>
      <w:lvlText w:val="%3."/>
      <w:lvlJc w:val="right"/>
      <w:pPr>
        <w:ind w:left="2160" w:hanging="180"/>
      </w:pPr>
    </w:lvl>
    <w:lvl w:ilvl="3" w:tplc="4266CD40">
      <w:start w:val="1"/>
      <w:numFmt w:val="decimal"/>
      <w:lvlText w:val="%4."/>
      <w:lvlJc w:val="left"/>
      <w:pPr>
        <w:ind w:left="2880" w:hanging="360"/>
      </w:pPr>
    </w:lvl>
    <w:lvl w:ilvl="4" w:tplc="9A3681E8">
      <w:start w:val="1"/>
      <w:numFmt w:val="lowerLetter"/>
      <w:lvlText w:val="%5."/>
      <w:lvlJc w:val="left"/>
      <w:pPr>
        <w:ind w:left="3600" w:hanging="360"/>
      </w:pPr>
    </w:lvl>
    <w:lvl w:ilvl="5" w:tplc="0A6AD41E">
      <w:start w:val="1"/>
      <w:numFmt w:val="lowerRoman"/>
      <w:lvlText w:val="%6."/>
      <w:lvlJc w:val="right"/>
      <w:pPr>
        <w:ind w:left="4320" w:hanging="180"/>
      </w:pPr>
    </w:lvl>
    <w:lvl w:ilvl="6" w:tplc="02D88E02">
      <w:start w:val="1"/>
      <w:numFmt w:val="decimal"/>
      <w:lvlText w:val="%7."/>
      <w:lvlJc w:val="left"/>
      <w:pPr>
        <w:ind w:left="5040" w:hanging="360"/>
      </w:pPr>
    </w:lvl>
    <w:lvl w:ilvl="7" w:tplc="61F0AE46">
      <w:start w:val="1"/>
      <w:numFmt w:val="lowerLetter"/>
      <w:lvlText w:val="%8."/>
      <w:lvlJc w:val="left"/>
      <w:pPr>
        <w:ind w:left="5760" w:hanging="360"/>
      </w:pPr>
    </w:lvl>
    <w:lvl w:ilvl="8" w:tplc="2DBC0F32">
      <w:start w:val="1"/>
      <w:numFmt w:val="lowerRoman"/>
      <w:lvlText w:val="%9."/>
      <w:lvlJc w:val="right"/>
      <w:pPr>
        <w:ind w:left="6480" w:hanging="180"/>
      </w:pPr>
    </w:lvl>
  </w:abstractNum>
  <w:abstractNum w:abstractNumId="6" w15:restartNumberingAfterBreak="0">
    <w:nsid w:val="29F0202D"/>
    <w:multiLevelType w:val="hybridMultilevel"/>
    <w:tmpl w:val="FFFFFFFF"/>
    <w:lvl w:ilvl="0" w:tplc="2626F1D8">
      <w:start w:val="3"/>
      <w:numFmt w:val="decimal"/>
      <w:lvlText w:val="%1."/>
      <w:lvlJc w:val="left"/>
      <w:pPr>
        <w:ind w:left="720" w:hanging="360"/>
      </w:pPr>
    </w:lvl>
    <w:lvl w:ilvl="1" w:tplc="82D228C2">
      <w:start w:val="1"/>
      <w:numFmt w:val="lowerLetter"/>
      <w:lvlText w:val="%2."/>
      <w:lvlJc w:val="left"/>
      <w:pPr>
        <w:ind w:left="1440" w:hanging="360"/>
      </w:pPr>
    </w:lvl>
    <w:lvl w:ilvl="2" w:tplc="11CC28A2">
      <w:start w:val="1"/>
      <w:numFmt w:val="lowerRoman"/>
      <w:lvlText w:val="%3."/>
      <w:lvlJc w:val="right"/>
      <w:pPr>
        <w:ind w:left="2160" w:hanging="180"/>
      </w:pPr>
    </w:lvl>
    <w:lvl w:ilvl="3" w:tplc="292C0366">
      <w:start w:val="1"/>
      <w:numFmt w:val="decimal"/>
      <w:lvlText w:val="%4."/>
      <w:lvlJc w:val="left"/>
      <w:pPr>
        <w:ind w:left="2880" w:hanging="360"/>
      </w:pPr>
    </w:lvl>
    <w:lvl w:ilvl="4" w:tplc="B9F8E7B0">
      <w:start w:val="1"/>
      <w:numFmt w:val="lowerLetter"/>
      <w:lvlText w:val="%5."/>
      <w:lvlJc w:val="left"/>
      <w:pPr>
        <w:ind w:left="3600" w:hanging="360"/>
      </w:pPr>
    </w:lvl>
    <w:lvl w:ilvl="5" w:tplc="C794282E">
      <w:start w:val="1"/>
      <w:numFmt w:val="lowerRoman"/>
      <w:lvlText w:val="%6."/>
      <w:lvlJc w:val="right"/>
      <w:pPr>
        <w:ind w:left="4320" w:hanging="180"/>
      </w:pPr>
    </w:lvl>
    <w:lvl w:ilvl="6" w:tplc="BF607F8A">
      <w:start w:val="1"/>
      <w:numFmt w:val="decimal"/>
      <w:lvlText w:val="%7."/>
      <w:lvlJc w:val="left"/>
      <w:pPr>
        <w:ind w:left="5040" w:hanging="360"/>
      </w:pPr>
    </w:lvl>
    <w:lvl w:ilvl="7" w:tplc="56F8DC2E">
      <w:start w:val="1"/>
      <w:numFmt w:val="lowerLetter"/>
      <w:lvlText w:val="%8."/>
      <w:lvlJc w:val="left"/>
      <w:pPr>
        <w:ind w:left="5760" w:hanging="360"/>
      </w:pPr>
    </w:lvl>
    <w:lvl w:ilvl="8" w:tplc="5A10A972">
      <w:start w:val="1"/>
      <w:numFmt w:val="lowerRoman"/>
      <w:lvlText w:val="%9."/>
      <w:lvlJc w:val="right"/>
      <w:pPr>
        <w:ind w:left="6480" w:hanging="180"/>
      </w:pPr>
    </w:lvl>
  </w:abstractNum>
  <w:abstractNum w:abstractNumId="7" w15:restartNumberingAfterBreak="0">
    <w:nsid w:val="2AFD3ACA"/>
    <w:multiLevelType w:val="hybridMultilevel"/>
    <w:tmpl w:val="FFFFFFFF"/>
    <w:lvl w:ilvl="0" w:tplc="D638E294">
      <w:start w:val="7"/>
      <w:numFmt w:val="decimal"/>
      <w:lvlText w:val="%1."/>
      <w:lvlJc w:val="left"/>
      <w:pPr>
        <w:ind w:left="720" w:hanging="360"/>
      </w:pPr>
    </w:lvl>
    <w:lvl w:ilvl="1" w:tplc="F0B4A8E0">
      <w:start w:val="1"/>
      <w:numFmt w:val="lowerLetter"/>
      <w:lvlText w:val="%2."/>
      <w:lvlJc w:val="left"/>
      <w:pPr>
        <w:ind w:left="1440" w:hanging="360"/>
      </w:pPr>
    </w:lvl>
    <w:lvl w:ilvl="2" w:tplc="33C2E924">
      <w:start w:val="1"/>
      <w:numFmt w:val="lowerRoman"/>
      <w:lvlText w:val="%3."/>
      <w:lvlJc w:val="right"/>
      <w:pPr>
        <w:ind w:left="2160" w:hanging="180"/>
      </w:pPr>
    </w:lvl>
    <w:lvl w:ilvl="3" w:tplc="862245E8">
      <w:start w:val="1"/>
      <w:numFmt w:val="decimal"/>
      <w:lvlText w:val="%4."/>
      <w:lvlJc w:val="left"/>
      <w:pPr>
        <w:ind w:left="2880" w:hanging="360"/>
      </w:pPr>
    </w:lvl>
    <w:lvl w:ilvl="4" w:tplc="5052F016">
      <w:start w:val="1"/>
      <w:numFmt w:val="lowerLetter"/>
      <w:lvlText w:val="%5."/>
      <w:lvlJc w:val="left"/>
      <w:pPr>
        <w:ind w:left="3600" w:hanging="360"/>
      </w:pPr>
    </w:lvl>
    <w:lvl w:ilvl="5" w:tplc="432C6B94">
      <w:start w:val="1"/>
      <w:numFmt w:val="lowerRoman"/>
      <w:lvlText w:val="%6."/>
      <w:lvlJc w:val="right"/>
      <w:pPr>
        <w:ind w:left="4320" w:hanging="180"/>
      </w:pPr>
    </w:lvl>
    <w:lvl w:ilvl="6" w:tplc="7630A976">
      <w:start w:val="1"/>
      <w:numFmt w:val="decimal"/>
      <w:lvlText w:val="%7."/>
      <w:lvlJc w:val="left"/>
      <w:pPr>
        <w:ind w:left="5040" w:hanging="360"/>
      </w:pPr>
    </w:lvl>
    <w:lvl w:ilvl="7" w:tplc="B76C26F4">
      <w:start w:val="1"/>
      <w:numFmt w:val="lowerLetter"/>
      <w:lvlText w:val="%8."/>
      <w:lvlJc w:val="left"/>
      <w:pPr>
        <w:ind w:left="5760" w:hanging="360"/>
      </w:pPr>
    </w:lvl>
    <w:lvl w:ilvl="8" w:tplc="CAD019F4">
      <w:start w:val="1"/>
      <w:numFmt w:val="lowerRoman"/>
      <w:lvlText w:val="%9."/>
      <w:lvlJc w:val="right"/>
      <w:pPr>
        <w:ind w:left="6480" w:hanging="180"/>
      </w:pPr>
    </w:lvl>
  </w:abstractNum>
  <w:abstractNum w:abstractNumId="8" w15:restartNumberingAfterBreak="0">
    <w:nsid w:val="2D3CB145"/>
    <w:multiLevelType w:val="hybridMultilevel"/>
    <w:tmpl w:val="FFFFFFFF"/>
    <w:lvl w:ilvl="0" w:tplc="96FA8376">
      <w:start w:val="1"/>
      <w:numFmt w:val="decimal"/>
      <w:lvlText w:val="%1."/>
      <w:lvlJc w:val="left"/>
      <w:pPr>
        <w:ind w:left="720" w:hanging="360"/>
      </w:pPr>
    </w:lvl>
    <w:lvl w:ilvl="1" w:tplc="DBF025B2">
      <w:start w:val="1"/>
      <w:numFmt w:val="lowerLetter"/>
      <w:lvlText w:val="%2."/>
      <w:lvlJc w:val="left"/>
      <w:pPr>
        <w:ind w:left="1440" w:hanging="360"/>
      </w:pPr>
    </w:lvl>
    <w:lvl w:ilvl="2" w:tplc="96223540">
      <w:start w:val="1"/>
      <w:numFmt w:val="lowerRoman"/>
      <w:lvlText w:val="%3."/>
      <w:lvlJc w:val="right"/>
      <w:pPr>
        <w:ind w:left="2160" w:hanging="180"/>
      </w:pPr>
    </w:lvl>
    <w:lvl w:ilvl="3" w:tplc="2EF83CC6">
      <w:start w:val="1"/>
      <w:numFmt w:val="decimal"/>
      <w:lvlText w:val="%4."/>
      <w:lvlJc w:val="left"/>
      <w:pPr>
        <w:ind w:left="2880" w:hanging="360"/>
      </w:pPr>
    </w:lvl>
    <w:lvl w:ilvl="4" w:tplc="F8047622">
      <w:start w:val="1"/>
      <w:numFmt w:val="lowerLetter"/>
      <w:lvlText w:val="%5."/>
      <w:lvlJc w:val="left"/>
      <w:pPr>
        <w:ind w:left="3600" w:hanging="360"/>
      </w:pPr>
    </w:lvl>
    <w:lvl w:ilvl="5" w:tplc="8ACC2008">
      <w:start w:val="1"/>
      <w:numFmt w:val="lowerRoman"/>
      <w:lvlText w:val="%6."/>
      <w:lvlJc w:val="right"/>
      <w:pPr>
        <w:ind w:left="4320" w:hanging="180"/>
      </w:pPr>
    </w:lvl>
    <w:lvl w:ilvl="6" w:tplc="450C6098">
      <w:start w:val="1"/>
      <w:numFmt w:val="decimal"/>
      <w:lvlText w:val="%7."/>
      <w:lvlJc w:val="left"/>
      <w:pPr>
        <w:ind w:left="5040" w:hanging="360"/>
      </w:pPr>
    </w:lvl>
    <w:lvl w:ilvl="7" w:tplc="1ED05BD2">
      <w:start w:val="1"/>
      <w:numFmt w:val="lowerLetter"/>
      <w:lvlText w:val="%8."/>
      <w:lvlJc w:val="left"/>
      <w:pPr>
        <w:ind w:left="5760" w:hanging="360"/>
      </w:pPr>
    </w:lvl>
    <w:lvl w:ilvl="8" w:tplc="14E6011C">
      <w:start w:val="1"/>
      <w:numFmt w:val="lowerRoman"/>
      <w:lvlText w:val="%9."/>
      <w:lvlJc w:val="right"/>
      <w:pPr>
        <w:ind w:left="6480" w:hanging="180"/>
      </w:pPr>
    </w:lvl>
  </w:abstractNum>
  <w:abstractNum w:abstractNumId="9" w15:restartNumberingAfterBreak="0">
    <w:nsid w:val="34756543"/>
    <w:multiLevelType w:val="hybridMultilevel"/>
    <w:tmpl w:val="FFFFFFFF"/>
    <w:lvl w:ilvl="0" w:tplc="0862DD5E">
      <w:start w:val="1"/>
      <w:numFmt w:val="bullet"/>
      <w:lvlText w:val=""/>
      <w:lvlJc w:val="left"/>
      <w:pPr>
        <w:ind w:left="720" w:hanging="360"/>
      </w:pPr>
      <w:rPr>
        <w:rFonts w:hint="default" w:ascii="Symbol" w:hAnsi="Symbol"/>
      </w:rPr>
    </w:lvl>
    <w:lvl w:ilvl="1" w:tplc="E8F0CA68">
      <w:start w:val="1"/>
      <w:numFmt w:val="bullet"/>
      <w:lvlText w:val="o"/>
      <w:lvlJc w:val="left"/>
      <w:pPr>
        <w:ind w:left="1440" w:hanging="360"/>
      </w:pPr>
      <w:rPr>
        <w:rFonts w:hint="default" w:ascii="Courier New" w:hAnsi="Courier New"/>
      </w:rPr>
    </w:lvl>
    <w:lvl w:ilvl="2" w:tplc="9E06C522">
      <w:start w:val="1"/>
      <w:numFmt w:val="bullet"/>
      <w:lvlText w:val=""/>
      <w:lvlJc w:val="left"/>
      <w:pPr>
        <w:ind w:left="2160" w:hanging="360"/>
      </w:pPr>
      <w:rPr>
        <w:rFonts w:hint="default" w:ascii="Wingdings" w:hAnsi="Wingdings"/>
      </w:rPr>
    </w:lvl>
    <w:lvl w:ilvl="3" w:tplc="396090F4">
      <w:start w:val="1"/>
      <w:numFmt w:val="bullet"/>
      <w:lvlText w:val=""/>
      <w:lvlJc w:val="left"/>
      <w:pPr>
        <w:ind w:left="2880" w:hanging="360"/>
      </w:pPr>
      <w:rPr>
        <w:rFonts w:hint="default" w:ascii="Symbol" w:hAnsi="Symbol"/>
      </w:rPr>
    </w:lvl>
    <w:lvl w:ilvl="4" w:tplc="489C0472">
      <w:start w:val="1"/>
      <w:numFmt w:val="bullet"/>
      <w:lvlText w:val="o"/>
      <w:lvlJc w:val="left"/>
      <w:pPr>
        <w:ind w:left="3600" w:hanging="360"/>
      </w:pPr>
      <w:rPr>
        <w:rFonts w:hint="default" w:ascii="Courier New" w:hAnsi="Courier New"/>
      </w:rPr>
    </w:lvl>
    <w:lvl w:ilvl="5" w:tplc="E73458D6">
      <w:start w:val="1"/>
      <w:numFmt w:val="bullet"/>
      <w:lvlText w:val=""/>
      <w:lvlJc w:val="left"/>
      <w:pPr>
        <w:ind w:left="4320" w:hanging="360"/>
      </w:pPr>
      <w:rPr>
        <w:rFonts w:hint="default" w:ascii="Wingdings" w:hAnsi="Wingdings"/>
      </w:rPr>
    </w:lvl>
    <w:lvl w:ilvl="6" w:tplc="5B52AD0C">
      <w:start w:val="1"/>
      <w:numFmt w:val="bullet"/>
      <w:lvlText w:val=""/>
      <w:lvlJc w:val="left"/>
      <w:pPr>
        <w:ind w:left="5040" w:hanging="360"/>
      </w:pPr>
      <w:rPr>
        <w:rFonts w:hint="default" w:ascii="Symbol" w:hAnsi="Symbol"/>
      </w:rPr>
    </w:lvl>
    <w:lvl w:ilvl="7" w:tplc="30882C80">
      <w:start w:val="1"/>
      <w:numFmt w:val="bullet"/>
      <w:lvlText w:val="o"/>
      <w:lvlJc w:val="left"/>
      <w:pPr>
        <w:ind w:left="5760" w:hanging="360"/>
      </w:pPr>
      <w:rPr>
        <w:rFonts w:hint="default" w:ascii="Courier New" w:hAnsi="Courier New"/>
      </w:rPr>
    </w:lvl>
    <w:lvl w:ilvl="8" w:tplc="93D24EC2">
      <w:start w:val="1"/>
      <w:numFmt w:val="bullet"/>
      <w:lvlText w:val=""/>
      <w:lvlJc w:val="left"/>
      <w:pPr>
        <w:ind w:left="6480" w:hanging="360"/>
      </w:pPr>
      <w:rPr>
        <w:rFonts w:hint="default" w:ascii="Wingdings" w:hAnsi="Wingdings"/>
      </w:rPr>
    </w:lvl>
  </w:abstractNum>
  <w:abstractNum w:abstractNumId="10" w15:restartNumberingAfterBreak="0">
    <w:nsid w:val="577A6B02"/>
    <w:multiLevelType w:val="hybridMultilevel"/>
    <w:tmpl w:val="FFFFFFFF"/>
    <w:lvl w:ilvl="0" w:tplc="48462F5A">
      <w:start w:val="5"/>
      <w:numFmt w:val="decimal"/>
      <w:lvlText w:val="%1."/>
      <w:lvlJc w:val="left"/>
      <w:pPr>
        <w:ind w:left="720" w:hanging="360"/>
      </w:pPr>
    </w:lvl>
    <w:lvl w:ilvl="1" w:tplc="1C265E0E">
      <w:start w:val="1"/>
      <w:numFmt w:val="lowerLetter"/>
      <w:lvlText w:val="%2."/>
      <w:lvlJc w:val="left"/>
      <w:pPr>
        <w:ind w:left="1440" w:hanging="360"/>
      </w:pPr>
    </w:lvl>
    <w:lvl w:ilvl="2" w:tplc="A68E31C6">
      <w:start w:val="1"/>
      <w:numFmt w:val="lowerRoman"/>
      <w:lvlText w:val="%3."/>
      <w:lvlJc w:val="right"/>
      <w:pPr>
        <w:ind w:left="2160" w:hanging="180"/>
      </w:pPr>
    </w:lvl>
    <w:lvl w:ilvl="3" w:tplc="DF204D9E">
      <w:start w:val="1"/>
      <w:numFmt w:val="decimal"/>
      <w:lvlText w:val="%4."/>
      <w:lvlJc w:val="left"/>
      <w:pPr>
        <w:ind w:left="2880" w:hanging="360"/>
      </w:pPr>
    </w:lvl>
    <w:lvl w:ilvl="4" w:tplc="F8F439C8">
      <w:start w:val="1"/>
      <w:numFmt w:val="lowerLetter"/>
      <w:lvlText w:val="%5."/>
      <w:lvlJc w:val="left"/>
      <w:pPr>
        <w:ind w:left="3600" w:hanging="360"/>
      </w:pPr>
    </w:lvl>
    <w:lvl w:ilvl="5" w:tplc="1C868528">
      <w:start w:val="1"/>
      <w:numFmt w:val="lowerRoman"/>
      <w:lvlText w:val="%6."/>
      <w:lvlJc w:val="right"/>
      <w:pPr>
        <w:ind w:left="4320" w:hanging="180"/>
      </w:pPr>
    </w:lvl>
    <w:lvl w:ilvl="6" w:tplc="E242998E">
      <w:start w:val="1"/>
      <w:numFmt w:val="decimal"/>
      <w:lvlText w:val="%7."/>
      <w:lvlJc w:val="left"/>
      <w:pPr>
        <w:ind w:left="5040" w:hanging="360"/>
      </w:pPr>
    </w:lvl>
    <w:lvl w:ilvl="7" w:tplc="46D25E82">
      <w:start w:val="1"/>
      <w:numFmt w:val="lowerLetter"/>
      <w:lvlText w:val="%8."/>
      <w:lvlJc w:val="left"/>
      <w:pPr>
        <w:ind w:left="5760" w:hanging="360"/>
      </w:pPr>
    </w:lvl>
    <w:lvl w:ilvl="8" w:tplc="288CF748">
      <w:start w:val="1"/>
      <w:numFmt w:val="lowerRoman"/>
      <w:lvlText w:val="%9."/>
      <w:lvlJc w:val="right"/>
      <w:pPr>
        <w:ind w:left="6480" w:hanging="180"/>
      </w:pPr>
    </w:lvl>
  </w:abstractNum>
  <w:abstractNum w:abstractNumId="11" w15:restartNumberingAfterBreak="0">
    <w:nsid w:val="630B5A50"/>
    <w:multiLevelType w:val="hybridMultilevel"/>
    <w:tmpl w:val="FFFFFFFF"/>
    <w:lvl w:ilvl="0" w:tplc="B17EACB8">
      <w:start w:val="1"/>
      <w:numFmt w:val="decimal"/>
      <w:lvlText w:val="%1."/>
      <w:lvlJc w:val="left"/>
      <w:pPr>
        <w:ind w:left="720" w:hanging="360"/>
      </w:pPr>
    </w:lvl>
    <w:lvl w:ilvl="1" w:tplc="78EC7D96">
      <w:start w:val="1"/>
      <w:numFmt w:val="lowerLetter"/>
      <w:lvlText w:val="%2."/>
      <w:lvlJc w:val="left"/>
      <w:pPr>
        <w:ind w:left="1440" w:hanging="360"/>
      </w:pPr>
    </w:lvl>
    <w:lvl w:ilvl="2" w:tplc="515CC626">
      <w:start w:val="1"/>
      <w:numFmt w:val="lowerRoman"/>
      <w:lvlText w:val="%3."/>
      <w:lvlJc w:val="right"/>
      <w:pPr>
        <w:ind w:left="2160" w:hanging="180"/>
      </w:pPr>
    </w:lvl>
    <w:lvl w:ilvl="3" w:tplc="315CE47A">
      <w:start w:val="1"/>
      <w:numFmt w:val="decimal"/>
      <w:lvlText w:val="%4."/>
      <w:lvlJc w:val="left"/>
      <w:pPr>
        <w:ind w:left="2880" w:hanging="360"/>
      </w:pPr>
    </w:lvl>
    <w:lvl w:ilvl="4" w:tplc="A4B8A87E">
      <w:start w:val="1"/>
      <w:numFmt w:val="lowerLetter"/>
      <w:lvlText w:val="%5."/>
      <w:lvlJc w:val="left"/>
      <w:pPr>
        <w:ind w:left="3600" w:hanging="360"/>
      </w:pPr>
    </w:lvl>
    <w:lvl w:ilvl="5" w:tplc="952A09E6">
      <w:start w:val="1"/>
      <w:numFmt w:val="lowerRoman"/>
      <w:lvlText w:val="%6."/>
      <w:lvlJc w:val="right"/>
      <w:pPr>
        <w:ind w:left="4320" w:hanging="180"/>
      </w:pPr>
    </w:lvl>
    <w:lvl w:ilvl="6" w:tplc="08FAE13A">
      <w:start w:val="1"/>
      <w:numFmt w:val="decimal"/>
      <w:lvlText w:val="%7."/>
      <w:lvlJc w:val="left"/>
      <w:pPr>
        <w:ind w:left="5040" w:hanging="360"/>
      </w:pPr>
    </w:lvl>
    <w:lvl w:ilvl="7" w:tplc="324C0668">
      <w:start w:val="1"/>
      <w:numFmt w:val="lowerLetter"/>
      <w:lvlText w:val="%8."/>
      <w:lvlJc w:val="left"/>
      <w:pPr>
        <w:ind w:left="5760" w:hanging="360"/>
      </w:pPr>
    </w:lvl>
    <w:lvl w:ilvl="8" w:tplc="2E1A00D0">
      <w:start w:val="1"/>
      <w:numFmt w:val="lowerRoman"/>
      <w:lvlText w:val="%9."/>
      <w:lvlJc w:val="right"/>
      <w:pPr>
        <w:ind w:left="6480" w:hanging="180"/>
      </w:pPr>
    </w:lvl>
  </w:abstractNum>
  <w:abstractNum w:abstractNumId="12" w15:restartNumberingAfterBreak="0">
    <w:nsid w:val="64370F8E"/>
    <w:multiLevelType w:val="hybridMultilevel"/>
    <w:tmpl w:val="FFFFFFFF"/>
    <w:lvl w:ilvl="0" w:tplc="E90ADAA6">
      <w:start w:val="4"/>
      <w:numFmt w:val="decimal"/>
      <w:lvlText w:val="%1."/>
      <w:lvlJc w:val="left"/>
      <w:pPr>
        <w:ind w:left="720" w:hanging="360"/>
      </w:pPr>
    </w:lvl>
    <w:lvl w:ilvl="1" w:tplc="CFEE676C">
      <w:start w:val="1"/>
      <w:numFmt w:val="lowerLetter"/>
      <w:lvlText w:val="%2."/>
      <w:lvlJc w:val="left"/>
      <w:pPr>
        <w:ind w:left="1440" w:hanging="360"/>
      </w:pPr>
    </w:lvl>
    <w:lvl w:ilvl="2" w:tplc="011E597A">
      <w:start w:val="1"/>
      <w:numFmt w:val="lowerRoman"/>
      <w:lvlText w:val="%3."/>
      <w:lvlJc w:val="right"/>
      <w:pPr>
        <w:ind w:left="2160" w:hanging="180"/>
      </w:pPr>
    </w:lvl>
    <w:lvl w:ilvl="3" w:tplc="0E202416">
      <w:start w:val="1"/>
      <w:numFmt w:val="decimal"/>
      <w:lvlText w:val="%4."/>
      <w:lvlJc w:val="left"/>
      <w:pPr>
        <w:ind w:left="2880" w:hanging="360"/>
      </w:pPr>
    </w:lvl>
    <w:lvl w:ilvl="4" w:tplc="D9485304">
      <w:start w:val="1"/>
      <w:numFmt w:val="lowerLetter"/>
      <w:lvlText w:val="%5."/>
      <w:lvlJc w:val="left"/>
      <w:pPr>
        <w:ind w:left="3600" w:hanging="360"/>
      </w:pPr>
    </w:lvl>
    <w:lvl w:ilvl="5" w:tplc="295039B6">
      <w:start w:val="1"/>
      <w:numFmt w:val="lowerRoman"/>
      <w:lvlText w:val="%6."/>
      <w:lvlJc w:val="right"/>
      <w:pPr>
        <w:ind w:left="4320" w:hanging="180"/>
      </w:pPr>
    </w:lvl>
    <w:lvl w:ilvl="6" w:tplc="830A9766">
      <w:start w:val="1"/>
      <w:numFmt w:val="decimal"/>
      <w:lvlText w:val="%7."/>
      <w:lvlJc w:val="left"/>
      <w:pPr>
        <w:ind w:left="5040" w:hanging="360"/>
      </w:pPr>
    </w:lvl>
    <w:lvl w:ilvl="7" w:tplc="C082D8BE">
      <w:start w:val="1"/>
      <w:numFmt w:val="lowerLetter"/>
      <w:lvlText w:val="%8."/>
      <w:lvlJc w:val="left"/>
      <w:pPr>
        <w:ind w:left="5760" w:hanging="360"/>
      </w:pPr>
    </w:lvl>
    <w:lvl w:ilvl="8" w:tplc="9BDE1F08">
      <w:start w:val="1"/>
      <w:numFmt w:val="lowerRoman"/>
      <w:lvlText w:val="%9."/>
      <w:lvlJc w:val="right"/>
      <w:pPr>
        <w:ind w:left="6480" w:hanging="180"/>
      </w:pPr>
    </w:lvl>
  </w:abstractNum>
  <w:abstractNum w:abstractNumId="13" w15:restartNumberingAfterBreak="0">
    <w:nsid w:val="6514F55F"/>
    <w:multiLevelType w:val="hybridMultilevel"/>
    <w:tmpl w:val="FFFFFFFF"/>
    <w:lvl w:ilvl="0" w:tplc="11F68226">
      <w:start w:val="1"/>
      <w:numFmt w:val="decimal"/>
      <w:lvlText w:val="%1."/>
      <w:lvlJc w:val="left"/>
      <w:pPr>
        <w:ind w:left="360" w:hanging="360"/>
      </w:pPr>
    </w:lvl>
    <w:lvl w:ilvl="1" w:tplc="6ADAA8AA">
      <w:start w:val="1"/>
      <w:numFmt w:val="lowerLetter"/>
      <w:lvlText w:val="%2."/>
      <w:lvlJc w:val="left"/>
      <w:pPr>
        <w:ind w:left="1080" w:hanging="360"/>
      </w:pPr>
    </w:lvl>
    <w:lvl w:ilvl="2" w:tplc="FF84EECC">
      <w:start w:val="4"/>
      <w:numFmt w:val="lowerRoman"/>
      <w:lvlText w:val="%3."/>
      <w:lvlJc w:val="right"/>
      <w:pPr>
        <w:ind w:left="1800" w:hanging="180"/>
      </w:pPr>
    </w:lvl>
    <w:lvl w:ilvl="3" w:tplc="A0C8931C">
      <w:start w:val="1"/>
      <w:numFmt w:val="decimal"/>
      <w:lvlText w:val="%4."/>
      <w:lvlJc w:val="left"/>
      <w:pPr>
        <w:ind w:left="2520" w:hanging="360"/>
      </w:pPr>
    </w:lvl>
    <w:lvl w:ilvl="4" w:tplc="2AC4EFFA">
      <w:start w:val="1"/>
      <w:numFmt w:val="lowerLetter"/>
      <w:lvlText w:val="%5."/>
      <w:lvlJc w:val="left"/>
      <w:pPr>
        <w:ind w:left="3240" w:hanging="360"/>
      </w:pPr>
    </w:lvl>
    <w:lvl w:ilvl="5" w:tplc="D098F540">
      <w:start w:val="1"/>
      <w:numFmt w:val="lowerRoman"/>
      <w:lvlText w:val="%6."/>
      <w:lvlJc w:val="right"/>
      <w:pPr>
        <w:ind w:left="3960" w:hanging="180"/>
      </w:pPr>
    </w:lvl>
    <w:lvl w:ilvl="6" w:tplc="4320AAD4">
      <w:start w:val="1"/>
      <w:numFmt w:val="decimal"/>
      <w:lvlText w:val="%7."/>
      <w:lvlJc w:val="left"/>
      <w:pPr>
        <w:ind w:left="4680" w:hanging="360"/>
      </w:pPr>
    </w:lvl>
    <w:lvl w:ilvl="7" w:tplc="053085C6">
      <w:start w:val="1"/>
      <w:numFmt w:val="lowerLetter"/>
      <w:lvlText w:val="%8."/>
      <w:lvlJc w:val="left"/>
      <w:pPr>
        <w:ind w:left="5400" w:hanging="360"/>
      </w:pPr>
    </w:lvl>
    <w:lvl w:ilvl="8" w:tplc="683E6D26">
      <w:start w:val="1"/>
      <w:numFmt w:val="lowerRoman"/>
      <w:lvlText w:val="%9."/>
      <w:lvlJc w:val="right"/>
      <w:pPr>
        <w:ind w:left="6120" w:hanging="180"/>
      </w:pPr>
    </w:lvl>
  </w:abstractNum>
  <w:abstractNum w:abstractNumId="14" w15:restartNumberingAfterBreak="0">
    <w:nsid w:val="744EF582"/>
    <w:multiLevelType w:val="hybridMultilevel"/>
    <w:tmpl w:val="FFFFFFFF"/>
    <w:lvl w:ilvl="0" w:tplc="7C3EBA48">
      <w:start w:val="8"/>
      <w:numFmt w:val="decimal"/>
      <w:lvlText w:val="%1."/>
      <w:lvlJc w:val="left"/>
      <w:pPr>
        <w:ind w:left="720" w:hanging="360"/>
      </w:pPr>
    </w:lvl>
    <w:lvl w:ilvl="1" w:tplc="E752C972">
      <w:start w:val="1"/>
      <w:numFmt w:val="lowerLetter"/>
      <w:lvlText w:val="%2."/>
      <w:lvlJc w:val="left"/>
      <w:pPr>
        <w:ind w:left="1440" w:hanging="360"/>
      </w:pPr>
    </w:lvl>
    <w:lvl w:ilvl="2" w:tplc="D4C04636">
      <w:start w:val="1"/>
      <w:numFmt w:val="lowerRoman"/>
      <w:lvlText w:val="%3."/>
      <w:lvlJc w:val="right"/>
      <w:pPr>
        <w:ind w:left="2160" w:hanging="180"/>
      </w:pPr>
    </w:lvl>
    <w:lvl w:ilvl="3" w:tplc="D54AEF18">
      <w:start w:val="1"/>
      <w:numFmt w:val="decimal"/>
      <w:lvlText w:val="%4."/>
      <w:lvlJc w:val="left"/>
      <w:pPr>
        <w:ind w:left="2880" w:hanging="360"/>
      </w:pPr>
    </w:lvl>
    <w:lvl w:ilvl="4" w:tplc="FF0E876E">
      <w:start w:val="1"/>
      <w:numFmt w:val="lowerLetter"/>
      <w:lvlText w:val="%5."/>
      <w:lvlJc w:val="left"/>
      <w:pPr>
        <w:ind w:left="3600" w:hanging="360"/>
      </w:pPr>
    </w:lvl>
    <w:lvl w:ilvl="5" w:tplc="1B40B3CE">
      <w:start w:val="1"/>
      <w:numFmt w:val="lowerRoman"/>
      <w:lvlText w:val="%6."/>
      <w:lvlJc w:val="right"/>
      <w:pPr>
        <w:ind w:left="4320" w:hanging="180"/>
      </w:pPr>
    </w:lvl>
    <w:lvl w:ilvl="6" w:tplc="8DE89234">
      <w:start w:val="1"/>
      <w:numFmt w:val="decimal"/>
      <w:lvlText w:val="%7."/>
      <w:lvlJc w:val="left"/>
      <w:pPr>
        <w:ind w:left="5040" w:hanging="360"/>
      </w:pPr>
    </w:lvl>
    <w:lvl w:ilvl="7" w:tplc="772A1486">
      <w:start w:val="1"/>
      <w:numFmt w:val="lowerLetter"/>
      <w:lvlText w:val="%8."/>
      <w:lvlJc w:val="left"/>
      <w:pPr>
        <w:ind w:left="5760" w:hanging="360"/>
      </w:pPr>
    </w:lvl>
    <w:lvl w:ilvl="8" w:tplc="DB5E3412">
      <w:start w:val="1"/>
      <w:numFmt w:val="lowerRoman"/>
      <w:lvlText w:val="%9."/>
      <w:lvlJc w:val="right"/>
      <w:pPr>
        <w:ind w:left="6480" w:hanging="180"/>
      </w:pPr>
    </w:lvl>
  </w:abstractNum>
  <w:num w:numId="1" w16cid:durableId="1073163661">
    <w:abstractNumId w:val="10"/>
  </w:num>
  <w:num w:numId="2" w16cid:durableId="1102990547">
    <w:abstractNumId w:val="2"/>
  </w:num>
  <w:num w:numId="3" w16cid:durableId="1216624981">
    <w:abstractNumId w:val="12"/>
  </w:num>
  <w:num w:numId="4" w16cid:durableId="1282417759">
    <w:abstractNumId w:val="6"/>
  </w:num>
  <w:num w:numId="5" w16cid:durableId="1441297777">
    <w:abstractNumId w:val="9"/>
  </w:num>
  <w:num w:numId="6" w16cid:durableId="1620456796">
    <w:abstractNumId w:val="3"/>
  </w:num>
  <w:num w:numId="7" w16cid:durableId="1674645131">
    <w:abstractNumId w:val="14"/>
  </w:num>
  <w:num w:numId="8" w16cid:durableId="1891068006">
    <w:abstractNumId w:val="7"/>
  </w:num>
  <w:num w:numId="9" w16cid:durableId="2049910435">
    <w:abstractNumId w:val="4"/>
  </w:num>
  <w:num w:numId="10" w16cid:durableId="25832469">
    <w:abstractNumId w:val="13"/>
  </w:num>
  <w:num w:numId="11" w16cid:durableId="470750773">
    <w:abstractNumId w:val="8"/>
  </w:num>
  <w:num w:numId="12" w16cid:durableId="480931519">
    <w:abstractNumId w:val="1"/>
  </w:num>
  <w:num w:numId="13" w16cid:durableId="516117239">
    <w:abstractNumId w:val="0"/>
  </w:num>
  <w:num w:numId="14" w16cid:durableId="625622620">
    <w:abstractNumId w:val="11"/>
  </w:num>
  <w:num w:numId="15" w16cid:durableId="673728149">
    <w:abstractNumId w:val="5"/>
  </w:num>
</w:numbering>
</file>

<file path=word/people.xml><?xml version="1.0" encoding="utf-8"?>
<w15:people xmlns:mc="http://schemas.openxmlformats.org/markup-compatibility/2006" xmlns:w15="http://schemas.microsoft.com/office/word/2012/wordml" mc:Ignorable="w15">
  <w15:person w15:author="Kristina Simonaitytė">
    <w15:presenceInfo w15:providerId="AD" w15:userId="S::kristina.simonaityte@urm.lt::fd3a1512-b9d2-4c1a-b747-42a9e43344b3"/>
  </w15:person>
  <w15:person w15:author="Arnas Liauksminas">
    <w15:presenceInfo w15:providerId="AD" w15:userId="S::arnas.liauksminas@urm.lt::52d6db81-739e-4728-95e7-0c4f44526d5c"/>
  </w15:person>
  <w15:person w15:author="Ingrida Murauskaitė-Bull">
    <w15:presenceInfo w15:providerId="AD" w15:userId="S::ingrida.murauskaite-bull@urm.lt::582dbf93-a179-4d29-ae33-e234605d37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912A08"/>
    <w:rsid w:val="0006628D"/>
    <w:rsid w:val="000876FE"/>
    <w:rsid w:val="001215A2"/>
    <w:rsid w:val="00137DB6"/>
    <w:rsid w:val="002A14AC"/>
    <w:rsid w:val="002C2AC1"/>
    <w:rsid w:val="00324449"/>
    <w:rsid w:val="0042776A"/>
    <w:rsid w:val="00485440"/>
    <w:rsid w:val="004B691F"/>
    <w:rsid w:val="005B578B"/>
    <w:rsid w:val="00645832"/>
    <w:rsid w:val="00703B31"/>
    <w:rsid w:val="007E48AD"/>
    <w:rsid w:val="00817C30"/>
    <w:rsid w:val="0084519A"/>
    <w:rsid w:val="00927647"/>
    <w:rsid w:val="00972219"/>
    <w:rsid w:val="009DCD16"/>
    <w:rsid w:val="00B31105"/>
    <w:rsid w:val="00B61AE6"/>
    <w:rsid w:val="00B67C08"/>
    <w:rsid w:val="00B97221"/>
    <w:rsid w:val="00BA2845"/>
    <w:rsid w:val="00C06DF4"/>
    <w:rsid w:val="00C664DA"/>
    <w:rsid w:val="00D07C47"/>
    <w:rsid w:val="00D42F57"/>
    <w:rsid w:val="00E96CFB"/>
    <w:rsid w:val="00F06C6B"/>
    <w:rsid w:val="014E2110"/>
    <w:rsid w:val="019476B0"/>
    <w:rsid w:val="01CCB9B6"/>
    <w:rsid w:val="02D2F27E"/>
    <w:rsid w:val="040E02E3"/>
    <w:rsid w:val="04671D01"/>
    <w:rsid w:val="04A62513"/>
    <w:rsid w:val="04BE741F"/>
    <w:rsid w:val="04D653D8"/>
    <w:rsid w:val="04FA1E64"/>
    <w:rsid w:val="055593B2"/>
    <w:rsid w:val="05F030D4"/>
    <w:rsid w:val="062C5052"/>
    <w:rsid w:val="0632BE95"/>
    <w:rsid w:val="06AD0E00"/>
    <w:rsid w:val="06E8881A"/>
    <w:rsid w:val="074CDFF0"/>
    <w:rsid w:val="076653E0"/>
    <w:rsid w:val="07A14004"/>
    <w:rsid w:val="07CE6919"/>
    <w:rsid w:val="0834B561"/>
    <w:rsid w:val="08BC30CD"/>
    <w:rsid w:val="08E59123"/>
    <w:rsid w:val="08FD101D"/>
    <w:rsid w:val="091AB407"/>
    <w:rsid w:val="0922C7BA"/>
    <w:rsid w:val="0926CE5F"/>
    <w:rsid w:val="095BA4A2"/>
    <w:rsid w:val="09B68A34"/>
    <w:rsid w:val="09E9AB26"/>
    <w:rsid w:val="0A17AAA8"/>
    <w:rsid w:val="0A27244F"/>
    <w:rsid w:val="0B225319"/>
    <w:rsid w:val="0B50DBD3"/>
    <w:rsid w:val="0B575071"/>
    <w:rsid w:val="0B631E09"/>
    <w:rsid w:val="0B9AD8CF"/>
    <w:rsid w:val="0BBD0328"/>
    <w:rsid w:val="0BD4EA52"/>
    <w:rsid w:val="0BD60958"/>
    <w:rsid w:val="0BD80EBA"/>
    <w:rsid w:val="0BE2ED94"/>
    <w:rsid w:val="0BF9CF22"/>
    <w:rsid w:val="0C1DD003"/>
    <w:rsid w:val="0C3ACA81"/>
    <w:rsid w:val="0C75D522"/>
    <w:rsid w:val="0C8C7EC4"/>
    <w:rsid w:val="0CE7AABB"/>
    <w:rsid w:val="0CF19026"/>
    <w:rsid w:val="0D01F068"/>
    <w:rsid w:val="0D3DD4DB"/>
    <w:rsid w:val="0DE84007"/>
    <w:rsid w:val="0E3BF2B1"/>
    <w:rsid w:val="0ECFF1FF"/>
    <w:rsid w:val="0EE768DB"/>
    <w:rsid w:val="0F484557"/>
    <w:rsid w:val="0F594DF5"/>
    <w:rsid w:val="0FBCA150"/>
    <w:rsid w:val="0FF477F1"/>
    <w:rsid w:val="1004703D"/>
    <w:rsid w:val="10279469"/>
    <w:rsid w:val="10298EF6"/>
    <w:rsid w:val="102F89A2"/>
    <w:rsid w:val="105975CB"/>
    <w:rsid w:val="10859E44"/>
    <w:rsid w:val="10F37866"/>
    <w:rsid w:val="110062D8"/>
    <w:rsid w:val="1114D616"/>
    <w:rsid w:val="111C43CC"/>
    <w:rsid w:val="113DB550"/>
    <w:rsid w:val="1155AAEB"/>
    <w:rsid w:val="11B73E92"/>
    <w:rsid w:val="11DE6034"/>
    <w:rsid w:val="121F5D42"/>
    <w:rsid w:val="1227F441"/>
    <w:rsid w:val="1296978E"/>
    <w:rsid w:val="12BE71D5"/>
    <w:rsid w:val="13458898"/>
    <w:rsid w:val="13841D94"/>
    <w:rsid w:val="13D0260A"/>
    <w:rsid w:val="142EE394"/>
    <w:rsid w:val="1465CCFE"/>
    <w:rsid w:val="14665266"/>
    <w:rsid w:val="146BC98A"/>
    <w:rsid w:val="14AB2E76"/>
    <w:rsid w:val="14DC8CA8"/>
    <w:rsid w:val="14E2C28C"/>
    <w:rsid w:val="14F58062"/>
    <w:rsid w:val="151C8EC8"/>
    <w:rsid w:val="157BAA8E"/>
    <w:rsid w:val="159CCFEE"/>
    <w:rsid w:val="15B146E2"/>
    <w:rsid w:val="15C0D63D"/>
    <w:rsid w:val="1641F1F2"/>
    <w:rsid w:val="16647B70"/>
    <w:rsid w:val="172A6353"/>
    <w:rsid w:val="173CD11E"/>
    <w:rsid w:val="17A2D496"/>
    <w:rsid w:val="17E61F20"/>
    <w:rsid w:val="182C5D39"/>
    <w:rsid w:val="18A4B584"/>
    <w:rsid w:val="18AE7E1B"/>
    <w:rsid w:val="18B768A4"/>
    <w:rsid w:val="19296B6E"/>
    <w:rsid w:val="19333F9E"/>
    <w:rsid w:val="19B2D568"/>
    <w:rsid w:val="1A38327F"/>
    <w:rsid w:val="1A4103DE"/>
    <w:rsid w:val="1A52C26E"/>
    <w:rsid w:val="1B29657B"/>
    <w:rsid w:val="1B5F222D"/>
    <w:rsid w:val="1B74B3DF"/>
    <w:rsid w:val="1BAEDF42"/>
    <w:rsid w:val="1BC06F00"/>
    <w:rsid w:val="1BF23171"/>
    <w:rsid w:val="1C22257A"/>
    <w:rsid w:val="1CA43F17"/>
    <w:rsid w:val="1CE28AC7"/>
    <w:rsid w:val="1CF5086B"/>
    <w:rsid w:val="1CF8957C"/>
    <w:rsid w:val="1CFAA3DF"/>
    <w:rsid w:val="1D7B6A8A"/>
    <w:rsid w:val="1D9B30CC"/>
    <w:rsid w:val="1DEA5896"/>
    <w:rsid w:val="1E741530"/>
    <w:rsid w:val="1E83A10C"/>
    <w:rsid w:val="1EB8DA4C"/>
    <w:rsid w:val="1EE48B62"/>
    <w:rsid w:val="1F3E02E4"/>
    <w:rsid w:val="1F73312E"/>
    <w:rsid w:val="1F8D4C7B"/>
    <w:rsid w:val="1FAD3AA2"/>
    <w:rsid w:val="202C8A01"/>
    <w:rsid w:val="2069CB38"/>
    <w:rsid w:val="20E481AD"/>
    <w:rsid w:val="20F32019"/>
    <w:rsid w:val="212D3608"/>
    <w:rsid w:val="214E1125"/>
    <w:rsid w:val="21712B2A"/>
    <w:rsid w:val="21B8149F"/>
    <w:rsid w:val="21C4F6E8"/>
    <w:rsid w:val="21CE95F6"/>
    <w:rsid w:val="21EE0FA2"/>
    <w:rsid w:val="2237E6AE"/>
    <w:rsid w:val="228B8E67"/>
    <w:rsid w:val="22DDA6DC"/>
    <w:rsid w:val="231687BB"/>
    <w:rsid w:val="234964AB"/>
    <w:rsid w:val="235C71A7"/>
    <w:rsid w:val="236A7021"/>
    <w:rsid w:val="2397C93E"/>
    <w:rsid w:val="23ADA982"/>
    <w:rsid w:val="23B30F05"/>
    <w:rsid w:val="23DD2FA1"/>
    <w:rsid w:val="243684BE"/>
    <w:rsid w:val="2462E579"/>
    <w:rsid w:val="2472C334"/>
    <w:rsid w:val="24BF20D3"/>
    <w:rsid w:val="24DDDB59"/>
    <w:rsid w:val="24DE55A0"/>
    <w:rsid w:val="24EBECAF"/>
    <w:rsid w:val="2520FABE"/>
    <w:rsid w:val="25B4C4A3"/>
    <w:rsid w:val="25BD5FEC"/>
    <w:rsid w:val="262DBBFA"/>
    <w:rsid w:val="269ADF1E"/>
    <w:rsid w:val="26B8FDD6"/>
    <w:rsid w:val="26D6CA6A"/>
    <w:rsid w:val="26F7C68D"/>
    <w:rsid w:val="2713CA69"/>
    <w:rsid w:val="27CD2479"/>
    <w:rsid w:val="27CD5701"/>
    <w:rsid w:val="27CEF4E8"/>
    <w:rsid w:val="280885E9"/>
    <w:rsid w:val="28199E1F"/>
    <w:rsid w:val="281D8637"/>
    <w:rsid w:val="286A640D"/>
    <w:rsid w:val="295B954C"/>
    <w:rsid w:val="296ABC3D"/>
    <w:rsid w:val="29D39E85"/>
    <w:rsid w:val="2A784426"/>
    <w:rsid w:val="2A7C090C"/>
    <w:rsid w:val="2AA6431B"/>
    <w:rsid w:val="2B057C0E"/>
    <w:rsid w:val="2B165847"/>
    <w:rsid w:val="2B257763"/>
    <w:rsid w:val="2B25F8A3"/>
    <w:rsid w:val="2B4754B6"/>
    <w:rsid w:val="2B55B0EC"/>
    <w:rsid w:val="2B5BF174"/>
    <w:rsid w:val="2B73FEEF"/>
    <w:rsid w:val="2B76AF2C"/>
    <w:rsid w:val="2B992EF3"/>
    <w:rsid w:val="2BA04A9A"/>
    <w:rsid w:val="2BB2A9CB"/>
    <w:rsid w:val="2BD4B041"/>
    <w:rsid w:val="2BF412E7"/>
    <w:rsid w:val="2BFA121C"/>
    <w:rsid w:val="2C3AD5A6"/>
    <w:rsid w:val="2C88653B"/>
    <w:rsid w:val="2CDB4AEE"/>
    <w:rsid w:val="2CDCD0CF"/>
    <w:rsid w:val="2CF6B34A"/>
    <w:rsid w:val="2D226B20"/>
    <w:rsid w:val="2D2ED461"/>
    <w:rsid w:val="2D711B81"/>
    <w:rsid w:val="2DC5B4B4"/>
    <w:rsid w:val="2DE5F961"/>
    <w:rsid w:val="2DE878F3"/>
    <w:rsid w:val="2E8070CA"/>
    <w:rsid w:val="2ED7FCD1"/>
    <w:rsid w:val="2EF63653"/>
    <w:rsid w:val="2F1DC3C8"/>
    <w:rsid w:val="2F5C1B32"/>
    <w:rsid w:val="2FA67E4B"/>
    <w:rsid w:val="2FDDE082"/>
    <w:rsid w:val="2FEDAACA"/>
    <w:rsid w:val="2FF1C286"/>
    <w:rsid w:val="2FF9604F"/>
    <w:rsid w:val="30530017"/>
    <w:rsid w:val="307A49BC"/>
    <w:rsid w:val="309162F9"/>
    <w:rsid w:val="30986BAD"/>
    <w:rsid w:val="30B7C398"/>
    <w:rsid w:val="30BABB5F"/>
    <w:rsid w:val="31267557"/>
    <w:rsid w:val="3148E9AF"/>
    <w:rsid w:val="3150631F"/>
    <w:rsid w:val="3226CF2A"/>
    <w:rsid w:val="32560777"/>
    <w:rsid w:val="32A0B798"/>
    <w:rsid w:val="32A708B8"/>
    <w:rsid w:val="32B81BDA"/>
    <w:rsid w:val="32D40188"/>
    <w:rsid w:val="33889139"/>
    <w:rsid w:val="338F230F"/>
    <w:rsid w:val="3457620B"/>
    <w:rsid w:val="348879D1"/>
    <w:rsid w:val="34D461B1"/>
    <w:rsid w:val="34FA69CD"/>
    <w:rsid w:val="34FA7899"/>
    <w:rsid w:val="355403B1"/>
    <w:rsid w:val="35FB134B"/>
    <w:rsid w:val="3622851A"/>
    <w:rsid w:val="3647CC63"/>
    <w:rsid w:val="36853825"/>
    <w:rsid w:val="368F6E65"/>
    <w:rsid w:val="36E14D8D"/>
    <w:rsid w:val="371C3C31"/>
    <w:rsid w:val="3720DDCA"/>
    <w:rsid w:val="372EE743"/>
    <w:rsid w:val="3737C0DF"/>
    <w:rsid w:val="374AC4CF"/>
    <w:rsid w:val="37813E34"/>
    <w:rsid w:val="388D1529"/>
    <w:rsid w:val="38AE1A62"/>
    <w:rsid w:val="38CD4181"/>
    <w:rsid w:val="38ED174A"/>
    <w:rsid w:val="3907BD4D"/>
    <w:rsid w:val="39770D39"/>
    <w:rsid w:val="39A3C4C4"/>
    <w:rsid w:val="39A3D3B7"/>
    <w:rsid w:val="39B42FEE"/>
    <w:rsid w:val="3A33B7C0"/>
    <w:rsid w:val="3AD23E30"/>
    <w:rsid w:val="3ADB0F4F"/>
    <w:rsid w:val="3AE65E06"/>
    <w:rsid w:val="3B0BAB2B"/>
    <w:rsid w:val="3B19268C"/>
    <w:rsid w:val="3B2BF71B"/>
    <w:rsid w:val="3B3433E0"/>
    <w:rsid w:val="3B4F86E8"/>
    <w:rsid w:val="3BA1572A"/>
    <w:rsid w:val="3BD6878D"/>
    <w:rsid w:val="3C29A65F"/>
    <w:rsid w:val="3C4656B1"/>
    <w:rsid w:val="3C8A4DC5"/>
    <w:rsid w:val="3CCA5AEF"/>
    <w:rsid w:val="3D241AFA"/>
    <w:rsid w:val="3D2AE3A8"/>
    <w:rsid w:val="3D8DB89E"/>
    <w:rsid w:val="3D9A9D5C"/>
    <w:rsid w:val="3DD51648"/>
    <w:rsid w:val="3DF08F2A"/>
    <w:rsid w:val="3E16FE34"/>
    <w:rsid w:val="3E64A159"/>
    <w:rsid w:val="3E6B3FCB"/>
    <w:rsid w:val="3E90D9CD"/>
    <w:rsid w:val="3EBF4D41"/>
    <w:rsid w:val="3EC661E2"/>
    <w:rsid w:val="3ED93EF7"/>
    <w:rsid w:val="3EE0812E"/>
    <w:rsid w:val="3F12FBAB"/>
    <w:rsid w:val="3F856F6B"/>
    <w:rsid w:val="3FC47F5E"/>
    <w:rsid w:val="401E3D31"/>
    <w:rsid w:val="40878720"/>
    <w:rsid w:val="40F0C304"/>
    <w:rsid w:val="411D36FE"/>
    <w:rsid w:val="411E89C7"/>
    <w:rsid w:val="4125B50B"/>
    <w:rsid w:val="4163CBDB"/>
    <w:rsid w:val="41958DB7"/>
    <w:rsid w:val="41C25830"/>
    <w:rsid w:val="41C8A928"/>
    <w:rsid w:val="420A14C2"/>
    <w:rsid w:val="426448A3"/>
    <w:rsid w:val="4266A4A1"/>
    <w:rsid w:val="43163A99"/>
    <w:rsid w:val="43532E96"/>
    <w:rsid w:val="43547D68"/>
    <w:rsid w:val="43835FDC"/>
    <w:rsid w:val="4391B9ED"/>
    <w:rsid w:val="43A15BED"/>
    <w:rsid w:val="43D6B798"/>
    <w:rsid w:val="43EBD5DA"/>
    <w:rsid w:val="442FDC37"/>
    <w:rsid w:val="44B0CBBE"/>
    <w:rsid w:val="44C2C0D6"/>
    <w:rsid w:val="44C4C469"/>
    <w:rsid w:val="4515B8B7"/>
    <w:rsid w:val="453A44D3"/>
    <w:rsid w:val="45A2B557"/>
    <w:rsid w:val="45E4EB51"/>
    <w:rsid w:val="4608AEC5"/>
    <w:rsid w:val="46167016"/>
    <w:rsid w:val="467DF9E5"/>
    <w:rsid w:val="468D068B"/>
    <w:rsid w:val="469F870E"/>
    <w:rsid w:val="46FA0D4E"/>
    <w:rsid w:val="470A4EEC"/>
    <w:rsid w:val="4762C06D"/>
    <w:rsid w:val="478C07D4"/>
    <w:rsid w:val="47BC945E"/>
    <w:rsid w:val="47CB8DEA"/>
    <w:rsid w:val="4834BEBA"/>
    <w:rsid w:val="483841FE"/>
    <w:rsid w:val="483F8C13"/>
    <w:rsid w:val="4845D604"/>
    <w:rsid w:val="48ACFCC1"/>
    <w:rsid w:val="48BB17A8"/>
    <w:rsid w:val="490ECC93"/>
    <w:rsid w:val="49163F38"/>
    <w:rsid w:val="492B9C81"/>
    <w:rsid w:val="49C50EC0"/>
    <w:rsid w:val="49D64E50"/>
    <w:rsid w:val="49E02FAB"/>
    <w:rsid w:val="4A1233E7"/>
    <w:rsid w:val="4A7B96B3"/>
    <w:rsid w:val="4B149E54"/>
    <w:rsid w:val="4C019E98"/>
    <w:rsid w:val="4C449681"/>
    <w:rsid w:val="4C46FA20"/>
    <w:rsid w:val="4C476C73"/>
    <w:rsid w:val="4C735FE3"/>
    <w:rsid w:val="4CEF3342"/>
    <w:rsid w:val="4D5FA34A"/>
    <w:rsid w:val="4D83774E"/>
    <w:rsid w:val="4DD77842"/>
    <w:rsid w:val="4DEAA8E6"/>
    <w:rsid w:val="4E0CF702"/>
    <w:rsid w:val="4E163C20"/>
    <w:rsid w:val="4F0395C3"/>
    <w:rsid w:val="4F114230"/>
    <w:rsid w:val="4F2B63FE"/>
    <w:rsid w:val="4F54AED4"/>
    <w:rsid w:val="500C14ED"/>
    <w:rsid w:val="50391B73"/>
    <w:rsid w:val="50771FA2"/>
    <w:rsid w:val="50791E07"/>
    <w:rsid w:val="50CCFAA7"/>
    <w:rsid w:val="511FE1C9"/>
    <w:rsid w:val="51486C4E"/>
    <w:rsid w:val="516CC546"/>
    <w:rsid w:val="5193A5B9"/>
    <w:rsid w:val="51A7EC93"/>
    <w:rsid w:val="51D19F49"/>
    <w:rsid w:val="52034D06"/>
    <w:rsid w:val="520BDD75"/>
    <w:rsid w:val="5224E8AF"/>
    <w:rsid w:val="523746AF"/>
    <w:rsid w:val="52572676"/>
    <w:rsid w:val="525FCB3D"/>
    <w:rsid w:val="52C00364"/>
    <w:rsid w:val="52C54561"/>
    <w:rsid w:val="52E4029F"/>
    <w:rsid w:val="53094D6F"/>
    <w:rsid w:val="535693E2"/>
    <w:rsid w:val="5364E6BB"/>
    <w:rsid w:val="53FB446D"/>
    <w:rsid w:val="54A2A908"/>
    <w:rsid w:val="54A8BCFD"/>
    <w:rsid w:val="54AA1480"/>
    <w:rsid w:val="54E8E633"/>
    <w:rsid w:val="554B34F2"/>
    <w:rsid w:val="557F3B8C"/>
    <w:rsid w:val="5580EAF4"/>
    <w:rsid w:val="558C13B2"/>
    <w:rsid w:val="55A8B44F"/>
    <w:rsid w:val="55C82C14"/>
    <w:rsid w:val="55D4385C"/>
    <w:rsid w:val="55ED45DD"/>
    <w:rsid w:val="560EF160"/>
    <w:rsid w:val="562560D4"/>
    <w:rsid w:val="5634D054"/>
    <w:rsid w:val="564AAC32"/>
    <w:rsid w:val="5669E240"/>
    <w:rsid w:val="569B0072"/>
    <w:rsid w:val="56B0B5E8"/>
    <w:rsid w:val="56D7D3F8"/>
    <w:rsid w:val="57075ED2"/>
    <w:rsid w:val="57707592"/>
    <w:rsid w:val="577FEC40"/>
    <w:rsid w:val="578625A4"/>
    <w:rsid w:val="579F55A6"/>
    <w:rsid w:val="57E0D08A"/>
    <w:rsid w:val="580A722E"/>
    <w:rsid w:val="58180F01"/>
    <w:rsid w:val="585FE256"/>
    <w:rsid w:val="5874BC10"/>
    <w:rsid w:val="5875C066"/>
    <w:rsid w:val="5888A6BA"/>
    <w:rsid w:val="59224412"/>
    <w:rsid w:val="592D9987"/>
    <w:rsid w:val="5935C520"/>
    <w:rsid w:val="596294C1"/>
    <w:rsid w:val="59B13E29"/>
    <w:rsid w:val="59C05BC7"/>
    <w:rsid w:val="59E7CEAE"/>
    <w:rsid w:val="5A2414E8"/>
    <w:rsid w:val="5A87696C"/>
    <w:rsid w:val="5A98B515"/>
    <w:rsid w:val="5ACCB3C6"/>
    <w:rsid w:val="5B68595C"/>
    <w:rsid w:val="5BC52D2B"/>
    <w:rsid w:val="5C40326E"/>
    <w:rsid w:val="5C459363"/>
    <w:rsid w:val="5C4B8BEF"/>
    <w:rsid w:val="5C50E1E9"/>
    <w:rsid w:val="5C9108E0"/>
    <w:rsid w:val="5D06AD1E"/>
    <w:rsid w:val="5D3C126B"/>
    <w:rsid w:val="5D414FF7"/>
    <w:rsid w:val="5D74D0F1"/>
    <w:rsid w:val="5DADAA59"/>
    <w:rsid w:val="5DBDE056"/>
    <w:rsid w:val="5DC82FED"/>
    <w:rsid w:val="5DDAD0E5"/>
    <w:rsid w:val="5DDD31B0"/>
    <w:rsid w:val="5E92958F"/>
    <w:rsid w:val="5EC95CB5"/>
    <w:rsid w:val="5EFB6C9A"/>
    <w:rsid w:val="5F386BB1"/>
    <w:rsid w:val="5F7AC952"/>
    <w:rsid w:val="5FAEA960"/>
    <w:rsid w:val="5FBF0EAF"/>
    <w:rsid w:val="5FC099D8"/>
    <w:rsid w:val="5FFFC019"/>
    <w:rsid w:val="602A4282"/>
    <w:rsid w:val="60693F07"/>
    <w:rsid w:val="608F31E8"/>
    <w:rsid w:val="6094239A"/>
    <w:rsid w:val="60D63FB6"/>
    <w:rsid w:val="6115440C"/>
    <w:rsid w:val="615BAB53"/>
    <w:rsid w:val="6161FC1C"/>
    <w:rsid w:val="61FD3A32"/>
    <w:rsid w:val="624611E5"/>
    <w:rsid w:val="627AC927"/>
    <w:rsid w:val="62B545CA"/>
    <w:rsid w:val="62F0C924"/>
    <w:rsid w:val="62F92707"/>
    <w:rsid w:val="6300AD23"/>
    <w:rsid w:val="637CED27"/>
    <w:rsid w:val="63899E2C"/>
    <w:rsid w:val="63E3829A"/>
    <w:rsid w:val="64099EB5"/>
    <w:rsid w:val="6474637E"/>
    <w:rsid w:val="650D6D20"/>
    <w:rsid w:val="65258CFD"/>
    <w:rsid w:val="652957B6"/>
    <w:rsid w:val="6591E45F"/>
    <w:rsid w:val="65A619CB"/>
    <w:rsid w:val="65BBFDB6"/>
    <w:rsid w:val="65D3E56A"/>
    <w:rsid w:val="660F9409"/>
    <w:rsid w:val="66906B07"/>
    <w:rsid w:val="66A1E13D"/>
    <w:rsid w:val="66F73B2D"/>
    <w:rsid w:val="67027EBA"/>
    <w:rsid w:val="678AA27A"/>
    <w:rsid w:val="68163030"/>
    <w:rsid w:val="6833AA0E"/>
    <w:rsid w:val="684A34EF"/>
    <w:rsid w:val="6868DCF6"/>
    <w:rsid w:val="687D390A"/>
    <w:rsid w:val="687EADA0"/>
    <w:rsid w:val="6894AED8"/>
    <w:rsid w:val="68B9AB37"/>
    <w:rsid w:val="699C0626"/>
    <w:rsid w:val="6A29D66D"/>
    <w:rsid w:val="6A843128"/>
    <w:rsid w:val="6AF6D247"/>
    <w:rsid w:val="6B036FC9"/>
    <w:rsid w:val="6B22A042"/>
    <w:rsid w:val="6B34E9D8"/>
    <w:rsid w:val="6B3FF089"/>
    <w:rsid w:val="6B8E652E"/>
    <w:rsid w:val="6BA45705"/>
    <w:rsid w:val="6BE3909B"/>
    <w:rsid w:val="6C065D51"/>
    <w:rsid w:val="6C5E8E9D"/>
    <w:rsid w:val="6C954991"/>
    <w:rsid w:val="6CB1EA72"/>
    <w:rsid w:val="6CCBC89B"/>
    <w:rsid w:val="6CFD142B"/>
    <w:rsid w:val="6D1E56FA"/>
    <w:rsid w:val="6D6138DA"/>
    <w:rsid w:val="6D8D46E8"/>
    <w:rsid w:val="6D9BC062"/>
    <w:rsid w:val="6DBC669D"/>
    <w:rsid w:val="6DED9D07"/>
    <w:rsid w:val="6E527A04"/>
    <w:rsid w:val="6EA43D7E"/>
    <w:rsid w:val="6EA7D3A1"/>
    <w:rsid w:val="6EA905E0"/>
    <w:rsid w:val="6EBC97AC"/>
    <w:rsid w:val="6ECA8223"/>
    <w:rsid w:val="6EEDFD50"/>
    <w:rsid w:val="6F1F5045"/>
    <w:rsid w:val="6FCEC385"/>
    <w:rsid w:val="6FF83F58"/>
    <w:rsid w:val="7032DC62"/>
    <w:rsid w:val="7085018E"/>
    <w:rsid w:val="708EFA81"/>
    <w:rsid w:val="70DAA07B"/>
    <w:rsid w:val="70F417C1"/>
    <w:rsid w:val="7148285F"/>
    <w:rsid w:val="717F388A"/>
    <w:rsid w:val="719F902E"/>
    <w:rsid w:val="71B9BBA1"/>
    <w:rsid w:val="71DBA964"/>
    <w:rsid w:val="71EE7E2A"/>
    <w:rsid w:val="72AEDB94"/>
    <w:rsid w:val="72C2C940"/>
    <w:rsid w:val="72C4CA7F"/>
    <w:rsid w:val="72DA825E"/>
    <w:rsid w:val="72E9DC02"/>
    <w:rsid w:val="730F57C4"/>
    <w:rsid w:val="7311DF04"/>
    <w:rsid w:val="732062DB"/>
    <w:rsid w:val="737DA387"/>
    <w:rsid w:val="741EA560"/>
    <w:rsid w:val="7422CD56"/>
    <w:rsid w:val="743370D3"/>
    <w:rsid w:val="7486E99A"/>
    <w:rsid w:val="749AB938"/>
    <w:rsid w:val="749CCCAC"/>
    <w:rsid w:val="74C16F48"/>
    <w:rsid w:val="74C63131"/>
    <w:rsid w:val="7513D5E7"/>
    <w:rsid w:val="7517A9AD"/>
    <w:rsid w:val="753F32CF"/>
    <w:rsid w:val="757CDEC4"/>
    <w:rsid w:val="7594A12D"/>
    <w:rsid w:val="7642154D"/>
    <w:rsid w:val="76B146E1"/>
    <w:rsid w:val="76BB527D"/>
    <w:rsid w:val="778E7F98"/>
    <w:rsid w:val="77987D92"/>
    <w:rsid w:val="77AD4BF3"/>
    <w:rsid w:val="77C81707"/>
    <w:rsid w:val="77CAFB72"/>
    <w:rsid w:val="77E4516A"/>
    <w:rsid w:val="7801D218"/>
    <w:rsid w:val="7866A516"/>
    <w:rsid w:val="78F615AB"/>
    <w:rsid w:val="79397A59"/>
    <w:rsid w:val="793A25C5"/>
    <w:rsid w:val="7957B38E"/>
    <w:rsid w:val="797882AC"/>
    <w:rsid w:val="79912A08"/>
    <w:rsid w:val="79C83CE3"/>
    <w:rsid w:val="79CE2233"/>
    <w:rsid w:val="7A560920"/>
    <w:rsid w:val="7A5D443C"/>
    <w:rsid w:val="7AA7EA3A"/>
    <w:rsid w:val="7AAB5124"/>
    <w:rsid w:val="7ABEB0EC"/>
    <w:rsid w:val="7AC1C6A2"/>
    <w:rsid w:val="7ACDA2DD"/>
    <w:rsid w:val="7AD69B7D"/>
    <w:rsid w:val="7AE28BAB"/>
    <w:rsid w:val="7B0446C2"/>
    <w:rsid w:val="7B48266F"/>
    <w:rsid w:val="7B57B35E"/>
    <w:rsid w:val="7B6F8900"/>
    <w:rsid w:val="7BC4ED67"/>
    <w:rsid w:val="7BCC95B6"/>
    <w:rsid w:val="7BD7BB05"/>
    <w:rsid w:val="7C93D687"/>
    <w:rsid w:val="7CCA04A1"/>
    <w:rsid w:val="7CE11E70"/>
    <w:rsid w:val="7CEF25D9"/>
    <w:rsid w:val="7CFB70A3"/>
    <w:rsid w:val="7D036BA0"/>
    <w:rsid w:val="7D4557AA"/>
    <w:rsid w:val="7D78334A"/>
    <w:rsid w:val="7DA8B689"/>
    <w:rsid w:val="7DA9C7FE"/>
    <w:rsid w:val="7DBC4F22"/>
    <w:rsid w:val="7E6AECD0"/>
    <w:rsid w:val="7E8BE678"/>
    <w:rsid w:val="7E96628C"/>
    <w:rsid w:val="7EA92CCA"/>
    <w:rsid w:val="7EBC279E"/>
    <w:rsid w:val="7F2400EB"/>
    <w:rsid w:val="7FC04579"/>
    <w:rsid w:val="7FC53C4F"/>
    <w:rsid w:val="7FD8F1D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7E7CC1"/>
  <w15:chartTrackingRefBased/>
  <w15:docId w15:val="{04109619-54AC-4E01-83CF-CEDC1FC00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uiPriority w:val="9"/>
    <w:unhideWhenUsed/>
    <w:qFormat/>
    <w:rsid w:val="7B6F890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7B6F8900"/>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en.wikipedia.org/wiki/Timeline_of_women%27s_suffrage" TargetMode="External"/><Relationship Id="rId2" Type="http://schemas.openxmlformats.org/officeDocument/2006/relationships/hyperlink" Target="https://www.lrt.lt/radioteka/irasas/2000658023/pirmasis-issaugotas-lietuvos-radijo-saukinys" TargetMode="External"/><Relationship Id="rId1" Type="http://schemas.openxmlformats.org/officeDocument/2006/relationships/hyperlink" Target="https://www.post.lt/lt/apie-mus/naujienos/pasto-zenkle-vieta-nuo-kurios-prasidejo-lietuvos-radijo-istorija"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hyperlink" Target="https://www.youtube.com/watch?v=N83Idy9IOmU" TargetMode="External" Id="rId13" /><Relationship Type="http://schemas.openxmlformats.org/officeDocument/2006/relationships/hyperlink" Target="https://www.youtube.com/watch?v=YgvHcenDYcU" TargetMode="External" Id="rId18" /><Relationship Type="http://schemas.openxmlformats.org/officeDocument/2006/relationships/hyperlink" Target="https://eur05.safelinks.protection.outlook.com/?url=https%3A%2F%2Fwww.youtube.com%2Fwatch%3Fv%3DD0fBh-0Eiy0&amp;data=05%7C02%7CKristina.Simonaityte%40urm.lt%7C0d170c4dae8b4a1129e808debfd2998d%7Cca5b724263a24d8e9dd5dbe6ba49aeb2%7C0%7C0%7C639159108408094754%7CUnknown%7CTWFpbGZsb3d8eyJFbXB0eU1hcGkiOnRydWUsIlYiOiIwLjAuMDAwMCIsIlAiOiJXaW4zMiIsIkFOIjoiTWFpbCIsIldUIjoyfQ%3D%3D%7C0%7C%7C%7C&amp;sdata=mBVk9rDZHEZbv%2BUgpdGW0%2FgVWzHjf5uOK5P7RTb3vpI%3D&amp;reserved=0" TargetMode="Externa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theguardian.com/business/2016/may/04/500-euro-banknote-could-be-scrapped-crime" TargetMode="External" Id="rId12" /><Relationship Type="http://schemas.openxmlformats.org/officeDocument/2006/relationships/hyperlink" Target="https://1drv.ms/v/c/8548f2f79a24b7dd/IQDDTejnZbFpR7dLzZA2KAqxAa9xf10vwnTPiCgrzN-wApA?e=4%3a0aiykw&amp;sharingv2=true&amp;fromShare=true&amp;at=9" TargetMode="External" Id="rId17" /><Relationship Type="http://schemas.openxmlformats.org/officeDocument/2006/relationships/hyperlink" Target="https://www.youtube.com/watch?v=2ftOBaUIlOA" TargetMode="External" Id="rId25" /><Relationship Type="http://schemas.openxmlformats.org/officeDocument/2006/relationships/customXml" Target="../customXml/item2.xml" Id="rId2" /><Relationship Type="http://schemas.openxmlformats.org/officeDocument/2006/relationships/hyperlink" Target="https://manoteises.lt/straipsnis/isleidziamas-pasto-zenklas-moteru-balsavimo-simtmeciui-lietuvoje-pamineti/" TargetMode="External" Id="rId16" /><Relationship Type="http://schemas.openxmlformats.org/officeDocument/2006/relationships/hyperlink" Target="https://www.themarysue.com/the-trimates-three-women-that-made-science-history/" TargetMode="External"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microsoft.com/office/2018/08/relationships/commentsExtensible" Target="commentsExtensible.xml" Id="rId11" /><Relationship Type="http://schemas.openxmlformats.org/officeDocument/2006/relationships/hyperlink" Target="https://www.youtube.com/watch?v=9bFHsd3o1w0" TargetMode="External" Id="rId24" /><Relationship Type="http://schemas.openxmlformats.org/officeDocument/2006/relationships/styles" Target="styles.xml" Id="rId5" /><Relationship Type="http://schemas.openxmlformats.org/officeDocument/2006/relationships/hyperlink" Target="https://www.youtube.com/watch?v=DBAdOlQPbwg&amp;list=RDDBAdOlQPbwg&amp;start_radio=1" TargetMode="External" Id="rId15" /><Relationship Type="http://schemas.openxmlformats.org/officeDocument/2006/relationships/hyperlink" Target="https://www.youtube.com/watch?v=cPAbx5kgCJo" TargetMode="External" Id="rId23" /><Relationship Type="http://schemas.openxmlformats.org/officeDocument/2006/relationships/hyperlink" Target="https://www.theguardian.com/business/2016/feb/12/eu-finance-ministers-call-for-restrictions-on-500-euro-note-crime" TargetMode="External" Id="rId28" /><Relationship Type="http://schemas.microsoft.com/office/2016/09/relationships/commentsIds" Target="commentsIds.xml" Id="rId10" /><Relationship Type="http://schemas.openxmlformats.org/officeDocument/2006/relationships/hyperlink" Target="https://www.delfi.lt/projektai/saltibarsciu-festivalis/rekordinis-saltibarsciu-festivalis-vilnius-pink-soup-fest-siemet-pranoko-visus-ankstesnius-metus-120259814" TargetMode="External" Id="rId19" /><Relationship Type="http://schemas.openxmlformats.org/officeDocument/2006/relationships/theme" Target="theme/theme1.xml" Id="rId31" /><Relationship Type="http://schemas.openxmlformats.org/officeDocument/2006/relationships/numbering" Target="numbering.xml" Id="rId4" /><Relationship Type="http://schemas.microsoft.com/office/2011/relationships/commentsExtended" Target="commentsExtended.xml" Id="rId9" /><Relationship Type="http://schemas.openxmlformats.org/officeDocument/2006/relationships/image" Target="media/image1.png" Id="rId14" /><Relationship Type="http://schemas.openxmlformats.org/officeDocument/2006/relationships/hyperlink" Target="https://www.youtube.com/watch?v=viimfQi_pUw" TargetMode="External" Id="rId22" /><Relationship Type="http://schemas.openxmlformats.org/officeDocument/2006/relationships/hyperlink" Target="https://eur05.safelinks.protection.outlook.com/?url=https%3A%2F%2Fwww.youtube.com%2Fwatch%3Fv%3DYgvHcenDYcU&amp;data=05%7C02%7CKristina.Simonaityte%40urm.lt%7C0d170c4dae8b4a1129e808debfd2998d%7Cca5b724263a24d8e9dd5dbe6ba49aeb2%7C0%7C0%7C639159108408115864%7CUnknown%7CTWFpbGZsb3d8eyJFbXB0eU1hcGkiOnRydWUsIlYiOiIwLjAuMDAwMCIsIlAiOiJXaW4zMiIsIkFOIjoiTWFpbCIsIldUIjoyfQ%3D%3D%7C0%7C%7C%7C&amp;sdata=rMP66fU9YqTDhapR%2FnqbbPZH2vHNlJTilT7YpBJLpmc%3D&amp;reserved=0" TargetMode="External" Id="rId27" /><Relationship Type="http://schemas.microsoft.com/office/2011/relationships/people" Target="people.xml" Id="rId30" /><Relationship Type="http://schemas.openxmlformats.org/officeDocument/2006/relationships/hyperlink" Target="https://www.youtube.com/watch?v=m2uTFF_3MaA" TargetMode="External" Id="R2f9bc98f9ee244d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2eaf59-de2c-4409-b440-5473c3e3162c">
      <Terms xmlns="http://schemas.microsoft.com/office/infopath/2007/PartnerControls"/>
    </lcf76f155ced4ddcb4097134ff3c332f>
    <TaxCatchAll xmlns="340302c7-bfbf-48e5-8d2c-cf786276bf9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as" ma:contentTypeID="0x01010073664CA113B2744DB6B261A67E536C6C" ma:contentTypeVersion="11" ma:contentTypeDescription="Kurkite naują dokumentą." ma:contentTypeScope="" ma:versionID="5a9656a2198a8237f0e874018dd89260">
  <xsd:schema xmlns:xsd="http://www.w3.org/2001/XMLSchema" xmlns:xs="http://www.w3.org/2001/XMLSchema" xmlns:p="http://schemas.microsoft.com/office/2006/metadata/properties" xmlns:ns2="662eaf59-de2c-4409-b440-5473c3e3162c" xmlns:ns3="340302c7-bfbf-48e5-8d2c-cf786276bf9d" targetNamespace="http://schemas.microsoft.com/office/2006/metadata/properties" ma:root="true" ma:fieldsID="dfcc76febd5bbcc3618f785e64f83be0" ns2:_="" ns3:_="">
    <xsd:import namespace="662eaf59-de2c-4409-b440-5473c3e3162c"/>
    <xsd:import namespace="340302c7-bfbf-48e5-8d2c-cf786276bf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2eaf59-de2c-4409-b440-5473c3e316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Vaizdų žymės" ma:readOnly="false" ma:fieldId="{5cf76f15-5ced-4ddc-b409-7134ff3c332f}" ma:taxonomyMulti="true" ma:sspId="3ed2c673-a5b2-4cb9-8371-62316379b179"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40302c7-bfbf-48e5-8d2c-cf786276bf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757774b-9856-47a7-9d4d-04eaefaae662}" ma:internalName="TaxCatchAll" ma:showField="CatchAllData" ma:web="340302c7-bfbf-48e5-8d2c-cf786276bf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A7A795-5167-420F-B1A1-CDDEC8A5F11D}">
  <ds:schemaRefs>
    <ds:schemaRef ds:uri="http://schemas.microsoft.com/office/2006/metadata/properties"/>
    <ds:schemaRef ds:uri="http://schemas.microsoft.com/office/infopath/2007/PartnerControls"/>
    <ds:schemaRef ds:uri="662eaf59-de2c-4409-b440-5473c3e3162c"/>
    <ds:schemaRef ds:uri="340302c7-bfbf-48e5-8d2c-cf786276bf9d"/>
  </ds:schemaRefs>
</ds:datastoreItem>
</file>

<file path=customXml/itemProps2.xml><?xml version="1.0" encoding="utf-8"?>
<ds:datastoreItem xmlns:ds="http://schemas.openxmlformats.org/officeDocument/2006/customXml" ds:itemID="{696017D3-581E-4014-8A5B-2E2463ADCCCC}">
  <ds:schemaRefs>
    <ds:schemaRef ds:uri="http://schemas.microsoft.com/sharepoint/v3/contenttype/forms"/>
  </ds:schemaRefs>
</ds:datastoreItem>
</file>

<file path=customXml/itemProps3.xml><?xml version="1.0" encoding="utf-8"?>
<ds:datastoreItem xmlns:ds="http://schemas.openxmlformats.org/officeDocument/2006/customXml" ds:itemID="{62F885C9-E0E8-4DED-BF80-B55747767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2eaf59-de2c-4409-b440-5473c3e3162c"/>
    <ds:schemaRef ds:uri="340302c7-bfbf-48e5-8d2c-cf786276bf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Kristina Simonaitytė</dc:creator>
  <keywords/>
  <dc:description/>
  <lastModifiedBy>Ingrida Murauskaitė-Bull</lastModifiedBy>
  <revision>2</revision>
  <dcterms:created xsi:type="dcterms:W3CDTF">2026-05-12T13:30:00.0000000Z</dcterms:created>
  <dcterms:modified xsi:type="dcterms:W3CDTF">2026-06-14T18:39:01.5529634Z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0x01010073664CA113B2744DB6B261A67E536C6C</vt:lpwstr>
  </property>
  <property fmtid="{D5CDD505-2E9C-101B-9397-08002B2CF9AE}" pid="3" name="MediaServiceImageTags">
    <vt:lpwstr/>
  </property>
</Properties>
</file>